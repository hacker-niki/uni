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6162A" w14:textId="77777777" w:rsidR="006C121A" w:rsidRDefault="00000000">
      <w:pPr>
        <w:spacing w:after="7"/>
        <w:ind w:firstLine="0"/>
      </w:pPr>
      <w:r>
        <w:t xml:space="preserve">Министерство образования Республики Беларусь </w:t>
      </w:r>
    </w:p>
    <w:p w14:paraId="607D031A" w14:textId="77777777" w:rsidR="006C121A" w:rsidRDefault="00000000">
      <w:pPr>
        <w:spacing w:after="51" w:line="259" w:lineRule="auto"/>
        <w:ind w:left="63" w:firstLine="0"/>
        <w:jc w:val="center"/>
      </w:pPr>
      <w:r>
        <w:t xml:space="preserve"> </w:t>
      </w:r>
    </w:p>
    <w:p w14:paraId="36ECDEFA" w14:textId="77777777" w:rsidR="006C121A" w:rsidRDefault="00000000">
      <w:pPr>
        <w:spacing w:after="52" w:line="259" w:lineRule="auto"/>
        <w:ind w:left="10" w:right="7" w:hanging="10"/>
        <w:jc w:val="center"/>
      </w:pPr>
      <w:r>
        <w:t xml:space="preserve">Учреждение образования </w:t>
      </w:r>
    </w:p>
    <w:p w14:paraId="3832F131" w14:textId="77777777" w:rsidR="006C121A" w:rsidRDefault="00000000">
      <w:pPr>
        <w:spacing w:after="58"/>
        <w:ind w:left="1142" w:firstLine="0"/>
      </w:pPr>
      <w:r>
        <w:t xml:space="preserve">БЕЛОРУССКИЙ ГОСУДАРСТВЕННЫЙ УНИВЕРСИТЕТ </w:t>
      </w:r>
    </w:p>
    <w:p w14:paraId="155BAC83" w14:textId="77777777" w:rsidR="006C121A" w:rsidRDefault="00000000">
      <w:pPr>
        <w:spacing w:after="7"/>
        <w:ind w:left="1901" w:firstLine="0"/>
      </w:pPr>
      <w:r>
        <w:t xml:space="preserve">ИНФОРМАТИКИ И РАДИОЭЛЕКТРОНИКИ </w:t>
      </w:r>
    </w:p>
    <w:p w14:paraId="78F5CA8B" w14:textId="77777777" w:rsidR="006C121A" w:rsidRDefault="00000000">
      <w:pPr>
        <w:spacing w:after="51" w:line="259" w:lineRule="auto"/>
        <w:ind w:left="0" w:firstLine="0"/>
        <w:jc w:val="left"/>
      </w:pPr>
      <w:r>
        <w:t xml:space="preserve"> </w:t>
      </w:r>
    </w:p>
    <w:p w14:paraId="0868361A" w14:textId="77777777" w:rsidR="006C121A" w:rsidRDefault="00000000">
      <w:pPr>
        <w:spacing w:after="111"/>
        <w:ind w:left="-15" w:firstLine="0"/>
      </w:pPr>
      <w:r>
        <w:t xml:space="preserve">Факультет компьютерных систем и сетей </w:t>
      </w:r>
    </w:p>
    <w:p w14:paraId="20F043D0" w14:textId="77777777" w:rsidR="006C121A" w:rsidRDefault="00000000">
      <w:pPr>
        <w:spacing w:after="113"/>
        <w:ind w:left="-15" w:firstLine="0"/>
      </w:pPr>
      <w:r>
        <w:t xml:space="preserve">Кафедра информатики  </w:t>
      </w:r>
    </w:p>
    <w:p w14:paraId="3C66372A" w14:textId="77777777" w:rsidR="006C121A" w:rsidRDefault="00000000">
      <w:pPr>
        <w:spacing w:after="56"/>
        <w:ind w:left="-15" w:firstLine="0"/>
      </w:pPr>
      <w:r>
        <w:t xml:space="preserve">Дисциплина: Модели данных и системы управления базами данных </w:t>
      </w:r>
    </w:p>
    <w:p w14:paraId="385F0D5E" w14:textId="77777777" w:rsidR="006C121A" w:rsidRDefault="00000000">
      <w:pPr>
        <w:spacing w:after="0" w:line="259" w:lineRule="auto"/>
        <w:ind w:left="0" w:firstLine="0"/>
        <w:jc w:val="left"/>
      </w:pPr>
      <w:r>
        <w:t xml:space="preserve"> </w:t>
      </w:r>
    </w:p>
    <w:p w14:paraId="31909116" w14:textId="77777777" w:rsidR="006C121A" w:rsidRDefault="00000000">
      <w:pPr>
        <w:spacing w:after="51" w:line="259" w:lineRule="auto"/>
        <w:ind w:left="0" w:firstLine="0"/>
        <w:jc w:val="left"/>
      </w:pPr>
      <w:r>
        <w:t xml:space="preserve"> </w:t>
      </w:r>
    </w:p>
    <w:p w14:paraId="121ACCD7" w14:textId="77777777" w:rsidR="006C121A" w:rsidRDefault="00000000">
      <w:pPr>
        <w:spacing w:after="184" w:line="259" w:lineRule="auto"/>
        <w:ind w:left="4830" w:hanging="10"/>
        <w:jc w:val="left"/>
      </w:pPr>
      <w:r>
        <w:rPr>
          <w:i/>
        </w:rPr>
        <w:t xml:space="preserve">К защите допустить: </w:t>
      </w:r>
    </w:p>
    <w:p w14:paraId="29311166" w14:textId="77777777" w:rsidR="006C121A" w:rsidRDefault="00000000">
      <w:pPr>
        <w:spacing w:after="0" w:line="337" w:lineRule="auto"/>
        <w:ind w:left="4820" w:firstLine="0"/>
      </w:pPr>
      <w:r>
        <w:t xml:space="preserve">И.О. Заведующего кафедрой информатики </w:t>
      </w:r>
    </w:p>
    <w:p w14:paraId="5A753FDC" w14:textId="77777777" w:rsidR="006C121A" w:rsidRDefault="00000000">
      <w:pPr>
        <w:spacing w:after="60" w:line="252" w:lineRule="auto"/>
        <w:ind w:left="10" w:right="1036" w:hanging="10"/>
        <w:jc w:val="right"/>
      </w:pPr>
      <w:r>
        <w:t xml:space="preserve">_____________С. И. Сиротко </w:t>
      </w:r>
    </w:p>
    <w:p w14:paraId="5F1FB18A" w14:textId="77777777" w:rsidR="006C121A" w:rsidRDefault="00000000">
      <w:pPr>
        <w:spacing w:after="0" w:line="259" w:lineRule="auto"/>
        <w:ind w:left="0" w:firstLine="0"/>
        <w:jc w:val="left"/>
      </w:pPr>
      <w:r>
        <w:t xml:space="preserve"> </w:t>
      </w:r>
    </w:p>
    <w:p w14:paraId="5DEAD412" w14:textId="77777777" w:rsidR="006C121A" w:rsidRDefault="00000000">
      <w:pPr>
        <w:spacing w:after="49" w:line="259" w:lineRule="auto"/>
        <w:ind w:left="0" w:firstLine="0"/>
        <w:jc w:val="left"/>
      </w:pPr>
      <w:r>
        <w:t xml:space="preserve"> </w:t>
      </w:r>
    </w:p>
    <w:p w14:paraId="14D6A7AF" w14:textId="77777777" w:rsidR="006C121A" w:rsidRDefault="00000000">
      <w:pPr>
        <w:spacing w:after="43" w:line="259" w:lineRule="auto"/>
        <w:ind w:left="2756" w:right="2754" w:hanging="10"/>
        <w:jc w:val="center"/>
      </w:pPr>
      <w:r>
        <w:t xml:space="preserve">ПОЯСНИТЕЛЬНАЯ ЗАПИСКА к курсовому проекту на тему </w:t>
      </w:r>
    </w:p>
    <w:p w14:paraId="09EBA2B2" w14:textId="77777777" w:rsidR="006C121A" w:rsidRDefault="00000000">
      <w:pPr>
        <w:spacing w:after="56" w:line="259" w:lineRule="auto"/>
        <w:ind w:left="63" w:firstLine="0"/>
        <w:jc w:val="center"/>
      </w:pPr>
      <w:r>
        <w:t xml:space="preserve"> </w:t>
      </w:r>
    </w:p>
    <w:p w14:paraId="2FCD2A08" w14:textId="77777777" w:rsidR="003777FF" w:rsidRDefault="003777FF">
      <w:pPr>
        <w:spacing w:after="26" w:line="259" w:lineRule="auto"/>
        <w:ind w:left="63" w:firstLine="0"/>
        <w:jc w:val="center"/>
        <w:rPr>
          <w:b/>
        </w:rPr>
      </w:pPr>
      <w:r w:rsidRPr="003777FF">
        <w:rPr>
          <w:b/>
        </w:rPr>
        <w:t>ПРОЕКТИРОВАНИЕ БАЗЫ ДАННЫХ ДЛЯ ВЕБ-СЕРВИСА ПО АВТОМАТИЗАЦИИ ПРОВЕДЕНИЯ ТЕСТИРОВАНИЯ</w:t>
      </w:r>
    </w:p>
    <w:p w14:paraId="6CD2448D" w14:textId="77777777" w:rsidR="006C121A" w:rsidRDefault="00000000">
      <w:pPr>
        <w:spacing w:after="26" w:line="259" w:lineRule="auto"/>
        <w:ind w:left="63" w:firstLine="0"/>
        <w:jc w:val="center"/>
      </w:pPr>
      <w:r>
        <w:t xml:space="preserve"> </w:t>
      </w:r>
    </w:p>
    <w:p w14:paraId="599CD8A5" w14:textId="77777777" w:rsidR="006C121A" w:rsidRDefault="00000000">
      <w:pPr>
        <w:spacing w:after="3" w:line="259" w:lineRule="auto"/>
        <w:ind w:left="10" w:right="3" w:hanging="10"/>
        <w:jc w:val="center"/>
      </w:pPr>
      <w:r>
        <w:t>БГУИР КП 1-40 04 01 0</w:t>
      </w:r>
      <w:r w:rsidR="00CE34B9">
        <w:t>33</w:t>
      </w:r>
      <w:r>
        <w:t xml:space="preserve"> ПЗ </w:t>
      </w:r>
    </w:p>
    <w:p w14:paraId="713022DB" w14:textId="77777777" w:rsidR="006C121A" w:rsidRDefault="00000000">
      <w:pPr>
        <w:spacing w:after="0" w:line="259" w:lineRule="auto"/>
        <w:ind w:left="0" w:firstLine="0"/>
        <w:jc w:val="left"/>
      </w:pPr>
      <w:r>
        <w:t xml:space="preserve"> </w:t>
      </w:r>
    </w:p>
    <w:p w14:paraId="5EB6217F" w14:textId="77777777" w:rsidR="006C121A" w:rsidRDefault="00000000">
      <w:pPr>
        <w:spacing w:after="0" w:line="259" w:lineRule="auto"/>
        <w:ind w:left="0" w:firstLine="0"/>
        <w:jc w:val="left"/>
      </w:pPr>
      <w:r>
        <w:t xml:space="preserve"> </w:t>
      </w:r>
    </w:p>
    <w:p w14:paraId="0C2FDB62" w14:textId="77777777" w:rsidR="006C121A" w:rsidRDefault="00000000">
      <w:pPr>
        <w:spacing w:after="49" w:line="259" w:lineRule="auto"/>
        <w:ind w:left="0" w:firstLine="0"/>
        <w:jc w:val="left"/>
      </w:pPr>
      <w:r>
        <w:t xml:space="preserve"> </w:t>
      </w:r>
    </w:p>
    <w:p w14:paraId="22FFF4B4" w14:textId="77777777" w:rsidR="006C121A" w:rsidRPr="008F31D4" w:rsidRDefault="00000000">
      <w:pPr>
        <w:tabs>
          <w:tab w:val="center" w:pos="7728"/>
        </w:tabs>
        <w:spacing w:after="7"/>
        <w:ind w:left="-15" w:firstLine="0"/>
        <w:jc w:val="left"/>
      </w:pPr>
      <w:r>
        <w:t xml:space="preserve">Студент </w:t>
      </w:r>
      <w:r>
        <w:tab/>
      </w:r>
      <w:r w:rsidR="007E2EA7">
        <w:t>Н</w:t>
      </w:r>
      <w:r>
        <w:t xml:space="preserve">. </w:t>
      </w:r>
      <w:r w:rsidR="007E2EA7">
        <w:t>С</w:t>
      </w:r>
      <w:r>
        <w:t xml:space="preserve">. </w:t>
      </w:r>
      <w:r w:rsidR="008F31D4">
        <w:t>Сенько</w:t>
      </w:r>
    </w:p>
    <w:p w14:paraId="505B5669" w14:textId="77777777" w:rsidR="006C121A" w:rsidRPr="000B4155" w:rsidRDefault="00000000">
      <w:pPr>
        <w:spacing w:after="21" w:line="259" w:lineRule="auto"/>
        <w:ind w:left="0" w:firstLine="0"/>
        <w:jc w:val="left"/>
      </w:pPr>
      <w:r>
        <w:t xml:space="preserve"> </w:t>
      </w:r>
    </w:p>
    <w:p w14:paraId="5B0EDCC0" w14:textId="77777777" w:rsidR="006C121A" w:rsidRDefault="00000000">
      <w:pPr>
        <w:tabs>
          <w:tab w:val="center" w:pos="7713"/>
        </w:tabs>
        <w:spacing w:after="7"/>
        <w:ind w:left="-15" w:firstLine="0"/>
        <w:jc w:val="left"/>
      </w:pPr>
      <w:r>
        <w:t xml:space="preserve">Руководитель </w:t>
      </w:r>
      <w:r>
        <w:tab/>
      </w:r>
      <w:r w:rsidR="006C74B4">
        <w:t>А</w:t>
      </w:r>
      <w:r>
        <w:t xml:space="preserve">. </w:t>
      </w:r>
      <w:r w:rsidR="006C74B4">
        <w:t>В</w:t>
      </w:r>
      <w:r>
        <w:t xml:space="preserve">. </w:t>
      </w:r>
      <w:proofErr w:type="spellStart"/>
      <w:r w:rsidR="006C74B4">
        <w:t>Давыдчик</w:t>
      </w:r>
      <w:proofErr w:type="spellEnd"/>
    </w:p>
    <w:p w14:paraId="64378D16" w14:textId="77777777" w:rsidR="006C121A" w:rsidRDefault="00000000">
      <w:pPr>
        <w:spacing w:after="0" w:line="259" w:lineRule="auto"/>
        <w:ind w:left="0" w:firstLine="0"/>
        <w:jc w:val="left"/>
      </w:pPr>
      <w:r>
        <w:t xml:space="preserve"> </w:t>
      </w:r>
    </w:p>
    <w:p w14:paraId="422C6EF1" w14:textId="77777777" w:rsidR="006C121A" w:rsidRDefault="00000000">
      <w:pPr>
        <w:spacing w:after="0" w:line="259" w:lineRule="auto"/>
        <w:ind w:left="0" w:firstLine="0"/>
        <w:jc w:val="left"/>
      </w:pPr>
      <w:r>
        <w:t xml:space="preserve"> </w:t>
      </w:r>
    </w:p>
    <w:p w14:paraId="3DA8E73F" w14:textId="77777777" w:rsidR="006C121A" w:rsidRDefault="00000000">
      <w:pPr>
        <w:spacing w:after="0" w:line="259" w:lineRule="auto"/>
        <w:ind w:left="0" w:firstLine="0"/>
        <w:jc w:val="left"/>
      </w:pPr>
      <w:r>
        <w:t xml:space="preserve"> </w:t>
      </w:r>
    </w:p>
    <w:p w14:paraId="13BC319C" w14:textId="77777777" w:rsidR="006C121A" w:rsidRPr="006C74B4" w:rsidRDefault="006C74B4" w:rsidP="006C74B4">
      <w:pPr>
        <w:spacing w:after="2" w:line="255" w:lineRule="auto"/>
        <w:ind w:left="0" w:right="9289" w:firstLine="0"/>
        <w:jc w:val="left"/>
      </w:pPr>
      <w:r>
        <w:t xml:space="preserve"> </w:t>
      </w:r>
    </w:p>
    <w:p w14:paraId="35C7D95B" w14:textId="77777777" w:rsidR="006C121A" w:rsidRDefault="00000000">
      <w:pPr>
        <w:spacing w:after="47" w:line="259" w:lineRule="auto"/>
        <w:ind w:left="0" w:firstLine="0"/>
        <w:jc w:val="left"/>
      </w:pPr>
      <w:r>
        <w:t xml:space="preserve"> </w:t>
      </w:r>
    </w:p>
    <w:p w14:paraId="4EEA4DED" w14:textId="77777777" w:rsidR="006C121A" w:rsidRDefault="00000000" w:rsidP="004816D7">
      <w:pPr>
        <w:spacing w:after="3" w:line="259" w:lineRule="auto"/>
        <w:ind w:left="10" w:right="6" w:hanging="10"/>
        <w:jc w:val="center"/>
      </w:pPr>
      <w:r>
        <w:t>Минск 202</w:t>
      </w:r>
      <w:r w:rsidR="006C74B4">
        <w:t>5</w:t>
      </w:r>
      <w:r w:rsidR="004816D7">
        <w:br w:type="page"/>
      </w:r>
    </w:p>
    <w:p w14:paraId="0DBC5D16" w14:textId="77777777" w:rsidR="00086852" w:rsidRPr="003B3CA9" w:rsidRDefault="00086852" w:rsidP="004816D7">
      <w:pPr>
        <w:spacing w:after="3" w:line="259" w:lineRule="auto"/>
        <w:ind w:left="10" w:right="6" w:hanging="10"/>
        <w:jc w:val="center"/>
        <w:rPr>
          <w:b/>
          <w:bCs/>
          <w:sz w:val="32"/>
          <w:szCs w:val="32"/>
        </w:rPr>
      </w:pPr>
      <w:r w:rsidRPr="003B3CA9">
        <w:rPr>
          <w:b/>
          <w:bCs/>
          <w:sz w:val="32"/>
          <w:szCs w:val="32"/>
        </w:rPr>
        <w:lastRenderedPageBreak/>
        <w:t>СОДЕРЖАНИЕ</w:t>
      </w:r>
    </w:p>
    <w:p w14:paraId="0E4BBC42" w14:textId="77777777" w:rsidR="00086852" w:rsidRDefault="00086852" w:rsidP="004816D7">
      <w:pPr>
        <w:spacing w:after="3" w:line="259" w:lineRule="auto"/>
        <w:ind w:left="10" w:right="6" w:hanging="10"/>
        <w:jc w:val="center"/>
      </w:pPr>
    </w:p>
    <w:sdt>
      <w:sdtPr>
        <w:rPr>
          <w:rFonts w:ascii="Times New Roman" w:hAnsi="Times New Roman" w:cs="Times New Roman"/>
          <w:b w:val="0"/>
          <w:bCs w:val="0"/>
          <w:caps w:val="0"/>
          <w:sz w:val="28"/>
          <w:szCs w:val="24"/>
          <w:u w:val="none"/>
        </w:rPr>
        <w:id w:val="778369567"/>
        <w:docPartObj>
          <w:docPartGallery w:val="Table of Contents"/>
          <w:docPartUnique/>
        </w:docPartObj>
      </w:sdtPr>
      <w:sdtEndPr>
        <w:rPr>
          <w:rFonts w:asciiTheme="minorHAnsi" w:hAnsiTheme="minorHAnsi" w:cstheme="minorHAnsi"/>
          <w:b/>
          <w:bCs/>
          <w:caps/>
          <w:noProof/>
          <w:sz w:val="22"/>
          <w:szCs w:val="28"/>
          <w:u w:val="single"/>
        </w:rPr>
      </w:sdtEndPr>
      <w:sdtContent>
        <w:p w14:paraId="0A81EA59" w14:textId="77777777" w:rsidR="00BB7D63" w:rsidRPr="00BB7D63" w:rsidRDefault="004816D7">
          <w:pPr>
            <w:pStyle w:val="11"/>
            <w:rPr>
              <w:rStyle w:val="a6"/>
              <w:rFonts w:ascii="Times New Roman" w:hAnsi="Times New Roman" w:cs="Times New Roman"/>
              <w:sz w:val="28"/>
              <w:szCs w:val="28"/>
              <w:u w:val="none"/>
            </w:rPr>
          </w:pPr>
          <w:r w:rsidRPr="004E794E">
            <w:rPr>
              <w:caps w:val="0"/>
              <w:szCs w:val="24"/>
            </w:rPr>
            <w:fldChar w:fldCharType="begin"/>
          </w:r>
          <w:r w:rsidRPr="004E794E">
            <w:rPr>
              <w:caps w:val="0"/>
              <w:szCs w:val="24"/>
            </w:rPr>
            <w:instrText xml:space="preserve"> TOC \o "1-3" \h \z \u </w:instrText>
          </w:r>
          <w:r w:rsidRPr="004E794E">
            <w:rPr>
              <w:caps w:val="0"/>
              <w:szCs w:val="24"/>
            </w:rPr>
            <w:fldChar w:fldCharType="separate"/>
          </w:r>
          <w:hyperlink w:anchor="_Toc214681001" w:history="1">
            <w:r w:rsidR="00BB7D63" w:rsidRPr="00BB7D63">
              <w:rPr>
                <w:rStyle w:val="a6"/>
                <w:rFonts w:ascii="Times New Roman" w:hAnsi="Times New Roman" w:cs="Times New Roman"/>
                <w:b w:val="0"/>
                <w:bCs w:val="0"/>
                <w:caps w:val="0"/>
                <w:noProof/>
                <w:sz w:val="28"/>
                <w:szCs w:val="28"/>
                <w:u w:val="none"/>
              </w:rPr>
              <w:t>ВВЕДЕНИЕ</w:t>
            </w:r>
            <w:r w:rsidR="00BB7D63" w:rsidRPr="00BB7D63">
              <w:rPr>
                <w:rStyle w:val="a6"/>
                <w:rFonts w:ascii="Times New Roman" w:hAnsi="Times New Roman" w:cs="Times New Roman"/>
                <w:b w:val="0"/>
                <w:bCs w:val="0"/>
                <w:caps w:val="0"/>
                <w:webHidden/>
                <w:sz w:val="28"/>
                <w:szCs w:val="28"/>
                <w:u w:val="none"/>
              </w:rPr>
              <w:tab/>
            </w:r>
            <w:r w:rsidR="00BB7D63" w:rsidRPr="00BB7D63">
              <w:rPr>
                <w:rStyle w:val="a6"/>
                <w:rFonts w:ascii="Times New Roman" w:hAnsi="Times New Roman" w:cs="Times New Roman"/>
                <w:b w:val="0"/>
                <w:bCs w:val="0"/>
                <w:caps w:val="0"/>
                <w:webHidden/>
                <w:sz w:val="28"/>
                <w:szCs w:val="28"/>
                <w:u w:val="none"/>
              </w:rPr>
              <w:fldChar w:fldCharType="begin"/>
            </w:r>
            <w:r w:rsidR="00BB7D63" w:rsidRPr="00BB7D63">
              <w:rPr>
                <w:rStyle w:val="a6"/>
                <w:rFonts w:ascii="Times New Roman" w:hAnsi="Times New Roman" w:cs="Times New Roman"/>
                <w:b w:val="0"/>
                <w:bCs w:val="0"/>
                <w:caps w:val="0"/>
                <w:webHidden/>
                <w:sz w:val="28"/>
                <w:szCs w:val="28"/>
                <w:u w:val="none"/>
              </w:rPr>
              <w:instrText xml:space="preserve"> PAGEREF _Toc214681001 \h </w:instrText>
            </w:r>
            <w:r w:rsidR="00BB7D63" w:rsidRPr="00BB7D63">
              <w:rPr>
                <w:rStyle w:val="a6"/>
                <w:rFonts w:ascii="Times New Roman" w:hAnsi="Times New Roman" w:cs="Times New Roman"/>
                <w:b w:val="0"/>
                <w:bCs w:val="0"/>
                <w:caps w:val="0"/>
                <w:webHidden/>
                <w:sz w:val="28"/>
                <w:szCs w:val="28"/>
                <w:u w:val="none"/>
              </w:rPr>
            </w:r>
            <w:r w:rsidR="00BB7D63" w:rsidRPr="00BB7D63">
              <w:rPr>
                <w:rStyle w:val="a6"/>
                <w:rFonts w:ascii="Times New Roman" w:hAnsi="Times New Roman" w:cs="Times New Roman"/>
                <w:b w:val="0"/>
                <w:bCs w:val="0"/>
                <w:caps w:val="0"/>
                <w:webHidden/>
                <w:sz w:val="28"/>
                <w:szCs w:val="28"/>
                <w:u w:val="none"/>
              </w:rPr>
              <w:fldChar w:fldCharType="separate"/>
            </w:r>
            <w:r w:rsidR="00EF45EB">
              <w:rPr>
                <w:rStyle w:val="a6"/>
                <w:rFonts w:ascii="Times New Roman" w:hAnsi="Times New Roman" w:cs="Times New Roman"/>
                <w:b w:val="0"/>
                <w:bCs w:val="0"/>
                <w:caps w:val="0"/>
                <w:noProof/>
                <w:webHidden/>
                <w:sz w:val="28"/>
                <w:szCs w:val="28"/>
                <w:u w:val="none"/>
              </w:rPr>
              <w:t>3</w:t>
            </w:r>
            <w:r w:rsidR="00BB7D63" w:rsidRPr="00BB7D63">
              <w:rPr>
                <w:rStyle w:val="a6"/>
                <w:rFonts w:ascii="Times New Roman" w:hAnsi="Times New Roman" w:cs="Times New Roman"/>
                <w:b w:val="0"/>
                <w:bCs w:val="0"/>
                <w:caps w:val="0"/>
                <w:webHidden/>
                <w:sz w:val="28"/>
                <w:szCs w:val="28"/>
                <w:u w:val="none"/>
              </w:rPr>
              <w:fldChar w:fldCharType="end"/>
            </w:r>
          </w:hyperlink>
        </w:p>
        <w:p w14:paraId="35081EEA" w14:textId="77777777" w:rsidR="00BB7D63" w:rsidRPr="00BB7D63" w:rsidRDefault="00BB7D63">
          <w:pPr>
            <w:pStyle w:val="11"/>
            <w:rPr>
              <w:rStyle w:val="a6"/>
              <w:rFonts w:ascii="Times New Roman" w:hAnsi="Times New Roman" w:cs="Times New Roman"/>
              <w:sz w:val="28"/>
              <w:szCs w:val="28"/>
              <w:u w:val="none"/>
            </w:rPr>
          </w:pPr>
          <w:hyperlink w:anchor="_Toc214681002" w:history="1">
            <w:r w:rsidRPr="00BB7D63">
              <w:rPr>
                <w:rStyle w:val="a6"/>
                <w:rFonts w:ascii="Times New Roman" w:hAnsi="Times New Roman" w:cs="Times New Roman"/>
                <w:b w:val="0"/>
                <w:bCs w:val="0"/>
                <w:caps w:val="0"/>
                <w:noProof/>
                <w:sz w:val="28"/>
                <w:szCs w:val="28"/>
                <w:u w:val="none"/>
              </w:rPr>
              <w:t>1 ОБЗОР СУЩЕСТВУЮЩИХ АНАЛОГОВ</w:t>
            </w:r>
            <w:r w:rsidRPr="00BB7D63">
              <w:rPr>
                <w:rStyle w:val="a6"/>
                <w:rFonts w:ascii="Times New Roman" w:hAnsi="Times New Roman" w:cs="Times New Roman"/>
                <w:b w:val="0"/>
                <w:bCs w:val="0"/>
                <w:caps w:val="0"/>
                <w:webHidden/>
                <w:sz w:val="28"/>
                <w:szCs w:val="28"/>
                <w:u w:val="none"/>
              </w:rPr>
              <w:tab/>
            </w:r>
            <w:r w:rsidRPr="00BB7D63">
              <w:rPr>
                <w:rStyle w:val="a6"/>
                <w:rFonts w:ascii="Times New Roman" w:hAnsi="Times New Roman" w:cs="Times New Roman"/>
                <w:b w:val="0"/>
                <w:bCs w:val="0"/>
                <w:caps w:val="0"/>
                <w:webHidden/>
                <w:sz w:val="28"/>
                <w:szCs w:val="28"/>
                <w:u w:val="none"/>
              </w:rPr>
              <w:fldChar w:fldCharType="begin"/>
            </w:r>
            <w:r w:rsidRPr="00BB7D63">
              <w:rPr>
                <w:rStyle w:val="a6"/>
                <w:rFonts w:ascii="Times New Roman" w:hAnsi="Times New Roman" w:cs="Times New Roman"/>
                <w:b w:val="0"/>
                <w:bCs w:val="0"/>
                <w:caps w:val="0"/>
                <w:webHidden/>
                <w:sz w:val="28"/>
                <w:szCs w:val="28"/>
                <w:u w:val="none"/>
              </w:rPr>
              <w:instrText xml:space="preserve"> PAGEREF _Toc214681002 \h </w:instrText>
            </w:r>
            <w:r w:rsidRPr="00BB7D63">
              <w:rPr>
                <w:rStyle w:val="a6"/>
                <w:rFonts w:ascii="Times New Roman" w:hAnsi="Times New Roman" w:cs="Times New Roman"/>
                <w:b w:val="0"/>
                <w:bCs w:val="0"/>
                <w:caps w:val="0"/>
                <w:webHidden/>
                <w:sz w:val="28"/>
                <w:szCs w:val="28"/>
                <w:u w:val="none"/>
              </w:rPr>
            </w:r>
            <w:r w:rsidRPr="00BB7D63">
              <w:rPr>
                <w:rStyle w:val="a6"/>
                <w:rFonts w:ascii="Times New Roman" w:hAnsi="Times New Roman" w:cs="Times New Roman"/>
                <w:b w:val="0"/>
                <w:bCs w:val="0"/>
                <w:caps w:val="0"/>
                <w:webHidden/>
                <w:sz w:val="28"/>
                <w:szCs w:val="28"/>
                <w:u w:val="none"/>
              </w:rPr>
              <w:fldChar w:fldCharType="separate"/>
            </w:r>
            <w:r w:rsidR="00EF45EB">
              <w:rPr>
                <w:rStyle w:val="a6"/>
                <w:rFonts w:ascii="Times New Roman" w:hAnsi="Times New Roman" w:cs="Times New Roman"/>
                <w:b w:val="0"/>
                <w:bCs w:val="0"/>
                <w:caps w:val="0"/>
                <w:noProof/>
                <w:webHidden/>
                <w:sz w:val="28"/>
                <w:szCs w:val="28"/>
                <w:u w:val="none"/>
              </w:rPr>
              <w:t>4</w:t>
            </w:r>
            <w:r w:rsidRPr="00BB7D63">
              <w:rPr>
                <w:rStyle w:val="a6"/>
                <w:rFonts w:ascii="Times New Roman" w:hAnsi="Times New Roman" w:cs="Times New Roman"/>
                <w:b w:val="0"/>
                <w:bCs w:val="0"/>
                <w:caps w:val="0"/>
                <w:webHidden/>
                <w:sz w:val="28"/>
                <w:szCs w:val="28"/>
                <w:u w:val="none"/>
              </w:rPr>
              <w:fldChar w:fldCharType="end"/>
            </w:r>
          </w:hyperlink>
        </w:p>
        <w:p w14:paraId="1396D4E5" w14:textId="77777777" w:rsidR="00BB7D63" w:rsidRPr="00BB7D63" w:rsidRDefault="00BB7D63" w:rsidP="00BB7D63">
          <w:pPr>
            <w:pStyle w:val="11"/>
            <w:ind w:firstLine="426"/>
            <w:rPr>
              <w:rStyle w:val="a6"/>
              <w:rFonts w:ascii="Times New Roman" w:hAnsi="Times New Roman" w:cs="Times New Roman"/>
              <w:caps w:val="0"/>
              <w:sz w:val="28"/>
              <w:szCs w:val="28"/>
              <w:u w:val="none"/>
            </w:rPr>
          </w:pPr>
          <w:hyperlink w:anchor="_Toc214681003" w:history="1">
            <w:r w:rsidRPr="00BB7D63">
              <w:rPr>
                <w:rStyle w:val="a6"/>
                <w:rFonts w:ascii="Times New Roman" w:hAnsi="Times New Roman" w:cs="Times New Roman"/>
                <w:b w:val="0"/>
                <w:bCs w:val="0"/>
                <w:caps w:val="0"/>
                <w:noProof/>
                <w:sz w:val="28"/>
                <w:szCs w:val="28"/>
                <w:u w:val="none"/>
              </w:rPr>
              <w:t>1.1 Облачные AI-генераторы тестов (Questgen.ai, Quizizz AI, Conker.ai)</w:t>
            </w:r>
            <w:r w:rsidRPr="00BB7D63">
              <w:rPr>
                <w:rStyle w:val="a6"/>
                <w:rFonts w:ascii="Times New Roman" w:hAnsi="Times New Roman" w:cs="Times New Roman"/>
                <w:b w:val="0"/>
                <w:bCs w:val="0"/>
                <w:caps w:val="0"/>
                <w:webHidden/>
                <w:sz w:val="28"/>
                <w:szCs w:val="28"/>
                <w:u w:val="none"/>
              </w:rPr>
              <w:tab/>
            </w:r>
            <w:r w:rsidRPr="00BB7D63">
              <w:rPr>
                <w:rStyle w:val="a6"/>
                <w:rFonts w:ascii="Times New Roman" w:hAnsi="Times New Roman" w:cs="Times New Roman"/>
                <w:b w:val="0"/>
                <w:bCs w:val="0"/>
                <w:caps w:val="0"/>
                <w:webHidden/>
                <w:sz w:val="28"/>
                <w:szCs w:val="28"/>
                <w:u w:val="none"/>
              </w:rPr>
              <w:fldChar w:fldCharType="begin"/>
            </w:r>
            <w:r w:rsidRPr="00BB7D63">
              <w:rPr>
                <w:rStyle w:val="a6"/>
                <w:rFonts w:ascii="Times New Roman" w:hAnsi="Times New Roman" w:cs="Times New Roman"/>
                <w:b w:val="0"/>
                <w:bCs w:val="0"/>
                <w:caps w:val="0"/>
                <w:webHidden/>
                <w:sz w:val="28"/>
                <w:szCs w:val="28"/>
                <w:u w:val="none"/>
              </w:rPr>
              <w:instrText xml:space="preserve"> PAGEREF _Toc214681003 \h </w:instrText>
            </w:r>
            <w:r w:rsidRPr="00BB7D63">
              <w:rPr>
                <w:rStyle w:val="a6"/>
                <w:rFonts w:ascii="Times New Roman" w:hAnsi="Times New Roman" w:cs="Times New Roman"/>
                <w:b w:val="0"/>
                <w:bCs w:val="0"/>
                <w:caps w:val="0"/>
                <w:webHidden/>
                <w:sz w:val="28"/>
                <w:szCs w:val="28"/>
                <w:u w:val="none"/>
              </w:rPr>
            </w:r>
            <w:r w:rsidRPr="00BB7D63">
              <w:rPr>
                <w:rStyle w:val="a6"/>
                <w:rFonts w:ascii="Times New Roman" w:hAnsi="Times New Roman" w:cs="Times New Roman"/>
                <w:b w:val="0"/>
                <w:bCs w:val="0"/>
                <w:caps w:val="0"/>
                <w:webHidden/>
                <w:sz w:val="28"/>
                <w:szCs w:val="28"/>
                <w:u w:val="none"/>
              </w:rPr>
              <w:fldChar w:fldCharType="separate"/>
            </w:r>
            <w:r w:rsidR="00EF45EB">
              <w:rPr>
                <w:rStyle w:val="a6"/>
                <w:rFonts w:ascii="Times New Roman" w:hAnsi="Times New Roman" w:cs="Times New Roman"/>
                <w:b w:val="0"/>
                <w:bCs w:val="0"/>
                <w:caps w:val="0"/>
                <w:noProof/>
                <w:webHidden/>
                <w:sz w:val="28"/>
                <w:szCs w:val="28"/>
                <w:u w:val="none"/>
              </w:rPr>
              <w:t>4</w:t>
            </w:r>
            <w:r w:rsidRPr="00BB7D63">
              <w:rPr>
                <w:rStyle w:val="a6"/>
                <w:rFonts w:ascii="Times New Roman" w:hAnsi="Times New Roman" w:cs="Times New Roman"/>
                <w:b w:val="0"/>
                <w:bCs w:val="0"/>
                <w:caps w:val="0"/>
                <w:webHidden/>
                <w:sz w:val="28"/>
                <w:szCs w:val="28"/>
                <w:u w:val="none"/>
              </w:rPr>
              <w:fldChar w:fldCharType="end"/>
            </w:r>
          </w:hyperlink>
        </w:p>
        <w:p w14:paraId="1C721F86" w14:textId="77777777" w:rsidR="00BB7D63" w:rsidRPr="00BB7D63" w:rsidRDefault="00BB7D63" w:rsidP="00BB7D63">
          <w:pPr>
            <w:pStyle w:val="11"/>
            <w:ind w:firstLine="426"/>
            <w:rPr>
              <w:rStyle w:val="a6"/>
              <w:rFonts w:ascii="Times New Roman" w:hAnsi="Times New Roman" w:cs="Times New Roman"/>
              <w:caps w:val="0"/>
              <w:sz w:val="28"/>
              <w:szCs w:val="28"/>
              <w:u w:val="none"/>
            </w:rPr>
          </w:pPr>
          <w:hyperlink w:anchor="_Toc214681004" w:history="1">
            <w:r w:rsidRPr="00BB7D63">
              <w:rPr>
                <w:rStyle w:val="a6"/>
                <w:rFonts w:ascii="Times New Roman" w:hAnsi="Times New Roman" w:cs="Times New Roman"/>
                <w:b w:val="0"/>
                <w:bCs w:val="0"/>
                <w:caps w:val="0"/>
                <w:noProof/>
                <w:sz w:val="28"/>
                <w:szCs w:val="28"/>
                <w:u w:val="none"/>
              </w:rPr>
              <w:t>1.2 Традиционные системы управления обучением (Moodle, iSpring Suite)</w:t>
            </w:r>
            <w:r w:rsidRPr="00BB7D63">
              <w:rPr>
                <w:rStyle w:val="a6"/>
                <w:rFonts w:ascii="Times New Roman" w:hAnsi="Times New Roman" w:cs="Times New Roman"/>
                <w:b w:val="0"/>
                <w:bCs w:val="0"/>
                <w:caps w:val="0"/>
                <w:webHidden/>
                <w:sz w:val="28"/>
                <w:szCs w:val="28"/>
                <w:u w:val="none"/>
              </w:rPr>
              <w:tab/>
            </w:r>
            <w:r w:rsidRPr="00BB7D63">
              <w:rPr>
                <w:rStyle w:val="a6"/>
                <w:rFonts w:ascii="Times New Roman" w:hAnsi="Times New Roman" w:cs="Times New Roman"/>
                <w:b w:val="0"/>
                <w:bCs w:val="0"/>
                <w:caps w:val="0"/>
                <w:webHidden/>
                <w:sz w:val="28"/>
                <w:szCs w:val="28"/>
                <w:u w:val="none"/>
              </w:rPr>
              <w:fldChar w:fldCharType="begin"/>
            </w:r>
            <w:r w:rsidRPr="00BB7D63">
              <w:rPr>
                <w:rStyle w:val="a6"/>
                <w:rFonts w:ascii="Times New Roman" w:hAnsi="Times New Roman" w:cs="Times New Roman"/>
                <w:b w:val="0"/>
                <w:bCs w:val="0"/>
                <w:caps w:val="0"/>
                <w:webHidden/>
                <w:sz w:val="28"/>
                <w:szCs w:val="28"/>
                <w:u w:val="none"/>
              </w:rPr>
              <w:instrText xml:space="preserve"> PAGEREF _Toc214681004 \h </w:instrText>
            </w:r>
            <w:r w:rsidRPr="00BB7D63">
              <w:rPr>
                <w:rStyle w:val="a6"/>
                <w:rFonts w:ascii="Times New Roman" w:hAnsi="Times New Roman" w:cs="Times New Roman"/>
                <w:b w:val="0"/>
                <w:bCs w:val="0"/>
                <w:caps w:val="0"/>
                <w:webHidden/>
                <w:sz w:val="28"/>
                <w:szCs w:val="28"/>
                <w:u w:val="none"/>
              </w:rPr>
            </w:r>
            <w:r w:rsidRPr="00BB7D63">
              <w:rPr>
                <w:rStyle w:val="a6"/>
                <w:rFonts w:ascii="Times New Roman" w:hAnsi="Times New Roman" w:cs="Times New Roman"/>
                <w:b w:val="0"/>
                <w:bCs w:val="0"/>
                <w:caps w:val="0"/>
                <w:webHidden/>
                <w:sz w:val="28"/>
                <w:szCs w:val="28"/>
                <w:u w:val="none"/>
              </w:rPr>
              <w:fldChar w:fldCharType="separate"/>
            </w:r>
            <w:r w:rsidR="00EF45EB">
              <w:rPr>
                <w:rStyle w:val="a6"/>
                <w:rFonts w:ascii="Times New Roman" w:hAnsi="Times New Roman" w:cs="Times New Roman"/>
                <w:b w:val="0"/>
                <w:bCs w:val="0"/>
                <w:caps w:val="0"/>
                <w:noProof/>
                <w:webHidden/>
                <w:sz w:val="28"/>
                <w:szCs w:val="28"/>
                <w:u w:val="none"/>
              </w:rPr>
              <w:t>5</w:t>
            </w:r>
            <w:r w:rsidRPr="00BB7D63">
              <w:rPr>
                <w:rStyle w:val="a6"/>
                <w:rFonts w:ascii="Times New Roman" w:hAnsi="Times New Roman" w:cs="Times New Roman"/>
                <w:b w:val="0"/>
                <w:bCs w:val="0"/>
                <w:caps w:val="0"/>
                <w:webHidden/>
                <w:sz w:val="28"/>
                <w:szCs w:val="28"/>
                <w:u w:val="none"/>
              </w:rPr>
              <w:fldChar w:fldCharType="end"/>
            </w:r>
          </w:hyperlink>
        </w:p>
        <w:p w14:paraId="61301259" w14:textId="77777777" w:rsidR="00BB7D63" w:rsidRPr="00BB7D63" w:rsidRDefault="00BB7D63">
          <w:pPr>
            <w:pStyle w:val="11"/>
            <w:rPr>
              <w:rStyle w:val="a6"/>
              <w:rFonts w:ascii="Times New Roman" w:hAnsi="Times New Roman" w:cs="Times New Roman"/>
              <w:sz w:val="28"/>
              <w:szCs w:val="28"/>
              <w:u w:val="none"/>
            </w:rPr>
          </w:pPr>
          <w:hyperlink w:anchor="_Toc214681005" w:history="1">
            <w:r w:rsidRPr="00BB7D63">
              <w:rPr>
                <w:rStyle w:val="a6"/>
                <w:rFonts w:ascii="Times New Roman" w:hAnsi="Times New Roman" w:cs="Times New Roman"/>
                <w:b w:val="0"/>
                <w:bCs w:val="0"/>
                <w:caps w:val="0"/>
                <w:noProof/>
                <w:sz w:val="28"/>
                <w:szCs w:val="28"/>
                <w:u w:val="none"/>
              </w:rPr>
              <w:t>2 ФУНКЦИОНАЛЬНЫЕ ТРЕБОВАНИЯ И ИНСТРУМЕНТЫ РАЗРАБОТКИ</w:t>
            </w:r>
            <w:r w:rsidRPr="00BB7D63">
              <w:rPr>
                <w:rStyle w:val="a6"/>
                <w:rFonts w:ascii="Times New Roman" w:hAnsi="Times New Roman" w:cs="Times New Roman"/>
                <w:b w:val="0"/>
                <w:bCs w:val="0"/>
                <w:caps w:val="0"/>
                <w:webHidden/>
                <w:sz w:val="28"/>
                <w:szCs w:val="28"/>
                <w:u w:val="none"/>
              </w:rPr>
              <w:tab/>
            </w:r>
            <w:r w:rsidRPr="00BB7D63">
              <w:rPr>
                <w:rStyle w:val="a6"/>
                <w:rFonts w:ascii="Times New Roman" w:hAnsi="Times New Roman" w:cs="Times New Roman"/>
                <w:b w:val="0"/>
                <w:bCs w:val="0"/>
                <w:caps w:val="0"/>
                <w:webHidden/>
                <w:sz w:val="28"/>
                <w:szCs w:val="28"/>
                <w:u w:val="none"/>
              </w:rPr>
              <w:fldChar w:fldCharType="begin"/>
            </w:r>
            <w:r w:rsidRPr="00BB7D63">
              <w:rPr>
                <w:rStyle w:val="a6"/>
                <w:rFonts w:ascii="Times New Roman" w:hAnsi="Times New Roman" w:cs="Times New Roman"/>
                <w:b w:val="0"/>
                <w:bCs w:val="0"/>
                <w:caps w:val="0"/>
                <w:webHidden/>
                <w:sz w:val="28"/>
                <w:szCs w:val="28"/>
                <w:u w:val="none"/>
              </w:rPr>
              <w:instrText xml:space="preserve"> PAGEREF _Toc214681005 \h </w:instrText>
            </w:r>
            <w:r w:rsidRPr="00BB7D63">
              <w:rPr>
                <w:rStyle w:val="a6"/>
                <w:rFonts w:ascii="Times New Roman" w:hAnsi="Times New Roman" w:cs="Times New Roman"/>
                <w:b w:val="0"/>
                <w:bCs w:val="0"/>
                <w:caps w:val="0"/>
                <w:webHidden/>
                <w:sz w:val="28"/>
                <w:szCs w:val="28"/>
                <w:u w:val="none"/>
              </w:rPr>
            </w:r>
            <w:r w:rsidRPr="00BB7D63">
              <w:rPr>
                <w:rStyle w:val="a6"/>
                <w:rFonts w:ascii="Times New Roman" w:hAnsi="Times New Roman" w:cs="Times New Roman"/>
                <w:b w:val="0"/>
                <w:bCs w:val="0"/>
                <w:caps w:val="0"/>
                <w:webHidden/>
                <w:sz w:val="28"/>
                <w:szCs w:val="28"/>
                <w:u w:val="none"/>
              </w:rPr>
              <w:fldChar w:fldCharType="separate"/>
            </w:r>
            <w:r w:rsidR="00EF45EB">
              <w:rPr>
                <w:rStyle w:val="a6"/>
                <w:rFonts w:ascii="Times New Roman" w:hAnsi="Times New Roman" w:cs="Times New Roman"/>
                <w:b w:val="0"/>
                <w:bCs w:val="0"/>
                <w:caps w:val="0"/>
                <w:noProof/>
                <w:webHidden/>
                <w:sz w:val="28"/>
                <w:szCs w:val="28"/>
                <w:u w:val="none"/>
              </w:rPr>
              <w:t>6</w:t>
            </w:r>
            <w:r w:rsidRPr="00BB7D63">
              <w:rPr>
                <w:rStyle w:val="a6"/>
                <w:rFonts w:ascii="Times New Roman" w:hAnsi="Times New Roman" w:cs="Times New Roman"/>
                <w:b w:val="0"/>
                <w:bCs w:val="0"/>
                <w:caps w:val="0"/>
                <w:webHidden/>
                <w:sz w:val="28"/>
                <w:szCs w:val="28"/>
                <w:u w:val="none"/>
              </w:rPr>
              <w:fldChar w:fldCharType="end"/>
            </w:r>
          </w:hyperlink>
        </w:p>
        <w:p w14:paraId="0C3CC2CB" w14:textId="77777777" w:rsidR="00BB7D63" w:rsidRPr="00BB7D63" w:rsidRDefault="00BB7D63" w:rsidP="00BB7D63">
          <w:pPr>
            <w:pStyle w:val="11"/>
            <w:ind w:firstLine="426"/>
            <w:rPr>
              <w:rStyle w:val="a6"/>
              <w:rFonts w:ascii="Times New Roman" w:hAnsi="Times New Roman" w:cs="Times New Roman"/>
              <w:caps w:val="0"/>
              <w:sz w:val="28"/>
              <w:szCs w:val="28"/>
              <w:u w:val="none"/>
            </w:rPr>
          </w:pPr>
          <w:hyperlink w:anchor="_Toc214681006" w:history="1">
            <w:r w:rsidRPr="00BB7D63">
              <w:rPr>
                <w:rStyle w:val="a6"/>
                <w:rFonts w:ascii="Times New Roman" w:hAnsi="Times New Roman" w:cs="Times New Roman"/>
                <w:b w:val="0"/>
                <w:bCs w:val="0"/>
                <w:caps w:val="0"/>
                <w:noProof/>
                <w:sz w:val="28"/>
                <w:szCs w:val="28"/>
                <w:u w:val="none"/>
              </w:rPr>
              <w:t>2.1 Функциональные требования к системе</w:t>
            </w:r>
            <w:r w:rsidRPr="00BB7D63">
              <w:rPr>
                <w:rStyle w:val="a6"/>
                <w:rFonts w:ascii="Times New Roman" w:hAnsi="Times New Roman" w:cs="Times New Roman"/>
                <w:b w:val="0"/>
                <w:bCs w:val="0"/>
                <w:caps w:val="0"/>
                <w:webHidden/>
                <w:sz w:val="28"/>
                <w:szCs w:val="28"/>
                <w:u w:val="none"/>
              </w:rPr>
              <w:tab/>
            </w:r>
            <w:r w:rsidRPr="00BB7D63">
              <w:rPr>
                <w:rStyle w:val="a6"/>
                <w:rFonts w:ascii="Times New Roman" w:hAnsi="Times New Roman" w:cs="Times New Roman"/>
                <w:b w:val="0"/>
                <w:bCs w:val="0"/>
                <w:caps w:val="0"/>
                <w:webHidden/>
                <w:sz w:val="28"/>
                <w:szCs w:val="28"/>
                <w:u w:val="none"/>
              </w:rPr>
              <w:fldChar w:fldCharType="begin"/>
            </w:r>
            <w:r w:rsidRPr="00BB7D63">
              <w:rPr>
                <w:rStyle w:val="a6"/>
                <w:rFonts w:ascii="Times New Roman" w:hAnsi="Times New Roman" w:cs="Times New Roman"/>
                <w:b w:val="0"/>
                <w:bCs w:val="0"/>
                <w:caps w:val="0"/>
                <w:webHidden/>
                <w:sz w:val="28"/>
                <w:szCs w:val="28"/>
                <w:u w:val="none"/>
              </w:rPr>
              <w:instrText xml:space="preserve"> PAGEREF _Toc214681006 \h </w:instrText>
            </w:r>
            <w:r w:rsidRPr="00BB7D63">
              <w:rPr>
                <w:rStyle w:val="a6"/>
                <w:rFonts w:ascii="Times New Roman" w:hAnsi="Times New Roman" w:cs="Times New Roman"/>
                <w:b w:val="0"/>
                <w:bCs w:val="0"/>
                <w:caps w:val="0"/>
                <w:webHidden/>
                <w:sz w:val="28"/>
                <w:szCs w:val="28"/>
                <w:u w:val="none"/>
              </w:rPr>
            </w:r>
            <w:r w:rsidRPr="00BB7D63">
              <w:rPr>
                <w:rStyle w:val="a6"/>
                <w:rFonts w:ascii="Times New Roman" w:hAnsi="Times New Roman" w:cs="Times New Roman"/>
                <w:b w:val="0"/>
                <w:bCs w:val="0"/>
                <w:caps w:val="0"/>
                <w:webHidden/>
                <w:sz w:val="28"/>
                <w:szCs w:val="28"/>
                <w:u w:val="none"/>
              </w:rPr>
              <w:fldChar w:fldCharType="separate"/>
            </w:r>
            <w:r w:rsidR="00EF45EB">
              <w:rPr>
                <w:rStyle w:val="a6"/>
                <w:rFonts w:ascii="Times New Roman" w:hAnsi="Times New Roman" w:cs="Times New Roman"/>
                <w:b w:val="0"/>
                <w:bCs w:val="0"/>
                <w:caps w:val="0"/>
                <w:noProof/>
                <w:webHidden/>
                <w:sz w:val="28"/>
                <w:szCs w:val="28"/>
                <w:u w:val="none"/>
              </w:rPr>
              <w:t>6</w:t>
            </w:r>
            <w:r w:rsidRPr="00BB7D63">
              <w:rPr>
                <w:rStyle w:val="a6"/>
                <w:rFonts w:ascii="Times New Roman" w:hAnsi="Times New Roman" w:cs="Times New Roman"/>
                <w:b w:val="0"/>
                <w:bCs w:val="0"/>
                <w:caps w:val="0"/>
                <w:webHidden/>
                <w:sz w:val="28"/>
                <w:szCs w:val="28"/>
                <w:u w:val="none"/>
              </w:rPr>
              <w:fldChar w:fldCharType="end"/>
            </w:r>
          </w:hyperlink>
        </w:p>
        <w:p w14:paraId="12098CC9" w14:textId="77777777" w:rsidR="00BB7D63" w:rsidRPr="00BB7D63" w:rsidRDefault="00BB7D63" w:rsidP="00BB7D63">
          <w:pPr>
            <w:pStyle w:val="11"/>
            <w:ind w:firstLine="426"/>
            <w:rPr>
              <w:rStyle w:val="a6"/>
              <w:rFonts w:ascii="Times New Roman" w:hAnsi="Times New Roman" w:cs="Times New Roman"/>
              <w:caps w:val="0"/>
              <w:sz w:val="28"/>
              <w:szCs w:val="28"/>
              <w:u w:val="none"/>
            </w:rPr>
          </w:pPr>
          <w:hyperlink w:anchor="_Toc214681007" w:history="1">
            <w:r w:rsidRPr="00BB7D63">
              <w:rPr>
                <w:rStyle w:val="a6"/>
                <w:rFonts w:ascii="Times New Roman" w:hAnsi="Times New Roman" w:cs="Times New Roman"/>
                <w:b w:val="0"/>
                <w:bCs w:val="0"/>
                <w:caps w:val="0"/>
                <w:noProof/>
                <w:sz w:val="28"/>
                <w:szCs w:val="28"/>
                <w:u w:val="none"/>
              </w:rPr>
              <w:t>2.2 Выбор СУБД</w:t>
            </w:r>
            <w:r w:rsidRPr="00BB7D63">
              <w:rPr>
                <w:rStyle w:val="a6"/>
                <w:rFonts w:ascii="Times New Roman" w:hAnsi="Times New Roman" w:cs="Times New Roman"/>
                <w:b w:val="0"/>
                <w:bCs w:val="0"/>
                <w:caps w:val="0"/>
                <w:webHidden/>
                <w:sz w:val="28"/>
                <w:szCs w:val="28"/>
                <w:u w:val="none"/>
              </w:rPr>
              <w:tab/>
            </w:r>
            <w:r w:rsidRPr="00BB7D63">
              <w:rPr>
                <w:rStyle w:val="a6"/>
                <w:rFonts w:ascii="Times New Roman" w:hAnsi="Times New Roman" w:cs="Times New Roman"/>
                <w:b w:val="0"/>
                <w:bCs w:val="0"/>
                <w:caps w:val="0"/>
                <w:webHidden/>
                <w:sz w:val="28"/>
                <w:szCs w:val="28"/>
                <w:u w:val="none"/>
              </w:rPr>
              <w:fldChar w:fldCharType="begin"/>
            </w:r>
            <w:r w:rsidRPr="00BB7D63">
              <w:rPr>
                <w:rStyle w:val="a6"/>
                <w:rFonts w:ascii="Times New Roman" w:hAnsi="Times New Roman" w:cs="Times New Roman"/>
                <w:b w:val="0"/>
                <w:bCs w:val="0"/>
                <w:caps w:val="0"/>
                <w:webHidden/>
                <w:sz w:val="28"/>
                <w:szCs w:val="28"/>
                <w:u w:val="none"/>
              </w:rPr>
              <w:instrText xml:space="preserve"> PAGEREF _Toc214681007 \h </w:instrText>
            </w:r>
            <w:r w:rsidRPr="00BB7D63">
              <w:rPr>
                <w:rStyle w:val="a6"/>
                <w:rFonts w:ascii="Times New Roman" w:hAnsi="Times New Roman" w:cs="Times New Roman"/>
                <w:b w:val="0"/>
                <w:bCs w:val="0"/>
                <w:caps w:val="0"/>
                <w:webHidden/>
                <w:sz w:val="28"/>
                <w:szCs w:val="28"/>
                <w:u w:val="none"/>
              </w:rPr>
            </w:r>
            <w:r w:rsidRPr="00BB7D63">
              <w:rPr>
                <w:rStyle w:val="a6"/>
                <w:rFonts w:ascii="Times New Roman" w:hAnsi="Times New Roman" w:cs="Times New Roman"/>
                <w:b w:val="0"/>
                <w:bCs w:val="0"/>
                <w:caps w:val="0"/>
                <w:webHidden/>
                <w:sz w:val="28"/>
                <w:szCs w:val="28"/>
                <w:u w:val="none"/>
              </w:rPr>
              <w:fldChar w:fldCharType="separate"/>
            </w:r>
            <w:r w:rsidR="00EF45EB">
              <w:rPr>
                <w:rStyle w:val="a6"/>
                <w:rFonts w:ascii="Times New Roman" w:hAnsi="Times New Roman" w:cs="Times New Roman"/>
                <w:b w:val="0"/>
                <w:bCs w:val="0"/>
                <w:caps w:val="0"/>
                <w:noProof/>
                <w:webHidden/>
                <w:sz w:val="28"/>
                <w:szCs w:val="28"/>
                <w:u w:val="none"/>
              </w:rPr>
              <w:t>7</w:t>
            </w:r>
            <w:r w:rsidRPr="00BB7D63">
              <w:rPr>
                <w:rStyle w:val="a6"/>
                <w:rFonts w:ascii="Times New Roman" w:hAnsi="Times New Roman" w:cs="Times New Roman"/>
                <w:b w:val="0"/>
                <w:bCs w:val="0"/>
                <w:caps w:val="0"/>
                <w:webHidden/>
                <w:sz w:val="28"/>
                <w:szCs w:val="28"/>
                <w:u w:val="none"/>
              </w:rPr>
              <w:fldChar w:fldCharType="end"/>
            </w:r>
          </w:hyperlink>
        </w:p>
        <w:p w14:paraId="136AC6DA" w14:textId="77777777" w:rsidR="00BB7D63" w:rsidRPr="00BB7D63" w:rsidRDefault="00BB7D63">
          <w:pPr>
            <w:pStyle w:val="11"/>
            <w:rPr>
              <w:rStyle w:val="a6"/>
              <w:rFonts w:ascii="Times New Roman" w:hAnsi="Times New Roman" w:cs="Times New Roman"/>
              <w:sz w:val="28"/>
              <w:szCs w:val="28"/>
              <w:u w:val="none"/>
            </w:rPr>
          </w:pPr>
          <w:hyperlink w:anchor="_Toc214681008" w:history="1">
            <w:r w:rsidRPr="00BB7D63">
              <w:rPr>
                <w:rStyle w:val="a6"/>
                <w:rFonts w:ascii="Times New Roman" w:hAnsi="Times New Roman" w:cs="Times New Roman"/>
                <w:b w:val="0"/>
                <w:bCs w:val="0"/>
                <w:caps w:val="0"/>
                <w:noProof/>
                <w:sz w:val="28"/>
                <w:szCs w:val="28"/>
                <w:u w:val="none"/>
              </w:rPr>
              <w:t>3 ПРОЕКТИРОВАНИЕ БАЗЫ ДАННЫХ</w:t>
            </w:r>
            <w:r w:rsidRPr="00BB7D63">
              <w:rPr>
                <w:rStyle w:val="a6"/>
                <w:rFonts w:ascii="Times New Roman" w:hAnsi="Times New Roman" w:cs="Times New Roman"/>
                <w:b w:val="0"/>
                <w:bCs w:val="0"/>
                <w:caps w:val="0"/>
                <w:webHidden/>
                <w:sz w:val="28"/>
                <w:szCs w:val="28"/>
                <w:u w:val="none"/>
              </w:rPr>
              <w:tab/>
            </w:r>
            <w:r w:rsidRPr="00BB7D63">
              <w:rPr>
                <w:rStyle w:val="a6"/>
                <w:rFonts w:ascii="Times New Roman" w:hAnsi="Times New Roman" w:cs="Times New Roman"/>
                <w:b w:val="0"/>
                <w:bCs w:val="0"/>
                <w:caps w:val="0"/>
                <w:webHidden/>
                <w:sz w:val="28"/>
                <w:szCs w:val="28"/>
                <w:u w:val="none"/>
              </w:rPr>
              <w:fldChar w:fldCharType="begin"/>
            </w:r>
            <w:r w:rsidRPr="00BB7D63">
              <w:rPr>
                <w:rStyle w:val="a6"/>
                <w:rFonts w:ascii="Times New Roman" w:hAnsi="Times New Roman" w:cs="Times New Roman"/>
                <w:b w:val="0"/>
                <w:bCs w:val="0"/>
                <w:caps w:val="0"/>
                <w:webHidden/>
                <w:sz w:val="28"/>
                <w:szCs w:val="28"/>
                <w:u w:val="none"/>
              </w:rPr>
              <w:instrText xml:space="preserve"> PAGEREF _Toc214681008 \h </w:instrText>
            </w:r>
            <w:r w:rsidRPr="00BB7D63">
              <w:rPr>
                <w:rStyle w:val="a6"/>
                <w:rFonts w:ascii="Times New Roman" w:hAnsi="Times New Roman" w:cs="Times New Roman"/>
                <w:b w:val="0"/>
                <w:bCs w:val="0"/>
                <w:caps w:val="0"/>
                <w:webHidden/>
                <w:sz w:val="28"/>
                <w:szCs w:val="28"/>
                <w:u w:val="none"/>
              </w:rPr>
            </w:r>
            <w:r w:rsidRPr="00BB7D63">
              <w:rPr>
                <w:rStyle w:val="a6"/>
                <w:rFonts w:ascii="Times New Roman" w:hAnsi="Times New Roman" w:cs="Times New Roman"/>
                <w:b w:val="0"/>
                <w:bCs w:val="0"/>
                <w:caps w:val="0"/>
                <w:webHidden/>
                <w:sz w:val="28"/>
                <w:szCs w:val="28"/>
                <w:u w:val="none"/>
              </w:rPr>
              <w:fldChar w:fldCharType="separate"/>
            </w:r>
            <w:r w:rsidR="00EF45EB">
              <w:rPr>
                <w:rStyle w:val="a6"/>
                <w:rFonts w:ascii="Times New Roman" w:hAnsi="Times New Roman" w:cs="Times New Roman"/>
                <w:b w:val="0"/>
                <w:bCs w:val="0"/>
                <w:caps w:val="0"/>
                <w:noProof/>
                <w:webHidden/>
                <w:sz w:val="28"/>
                <w:szCs w:val="28"/>
                <w:u w:val="none"/>
              </w:rPr>
              <w:t>14</w:t>
            </w:r>
            <w:r w:rsidRPr="00BB7D63">
              <w:rPr>
                <w:rStyle w:val="a6"/>
                <w:rFonts w:ascii="Times New Roman" w:hAnsi="Times New Roman" w:cs="Times New Roman"/>
                <w:b w:val="0"/>
                <w:bCs w:val="0"/>
                <w:caps w:val="0"/>
                <w:webHidden/>
                <w:sz w:val="28"/>
                <w:szCs w:val="28"/>
                <w:u w:val="none"/>
              </w:rPr>
              <w:fldChar w:fldCharType="end"/>
            </w:r>
          </w:hyperlink>
        </w:p>
        <w:p w14:paraId="025B45C8" w14:textId="77777777" w:rsidR="00BB7D63" w:rsidRPr="00BB7D63" w:rsidRDefault="00BB7D63" w:rsidP="00BB7D63">
          <w:pPr>
            <w:pStyle w:val="11"/>
            <w:ind w:firstLine="426"/>
            <w:rPr>
              <w:rStyle w:val="a6"/>
              <w:rFonts w:ascii="Times New Roman" w:hAnsi="Times New Roman" w:cs="Times New Roman"/>
              <w:caps w:val="0"/>
              <w:sz w:val="28"/>
              <w:szCs w:val="28"/>
              <w:u w:val="none"/>
            </w:rPr>
          </w:pPr>
          <w:hyperlink w:anchor="_Toc214681009" w:history="1">
            <w:r w:rsidRPr="00BB7D63">
              <w:rPr>
                <w:rStyle w:val="a6"/>
                <w:rFonts w:ascii="Times New Roman" w:hAnsi="Times New Roman" w:cs="Times New Roman"/>
                <w:b w:val="0"/>
                <w:bCs w:val="0"/>
                <w:caps w:val="0"/>
                <w:noProof/>
                <w:sz w:val="28"/>
                <w:szCs w:val="28"/>
                <w:u w:val="none"/>
              </w:rPr>
              <w:t>3.1 Инфологическая модель</w:t>
            </w:r>
            <w:r w:rsidRPr="00BB7D63">
              <w:rPr>
                <w:rStyle w:val="a6"/>
                <w:rFonts w:ascii="Times New Roman" w:hAnsi="Times New Roman" w:cs="Times New Roman"/>
                <w:b w:val="0"/>
                <w:bCs w:val="0"/>
                <w:caps w:val="0"/>
                <w:webHidden/>
                <w:sz w:val="28"/>
                <w:szCs w:val="28"/>
                <w:u w:val="none"/>
              </w:rPr>
              <w:tab/>
            </w:r>
            <w:r w:rsidRPr="00BB7D63">
              <w:rPr>
                <w:rStyle w:val="a6"/>
                <w:rFonts w:ascii="Times New Roman" w:hAnsi="Times New Roman" w:cs="Times New Roman"/>
                <w:b w:val="0"/>
                <w:bCs w:val="0"/>
                <w:caps w:val="0"/>
                <w:webHidden/>
                <w:sz w:val="28"/>
                <w:szCs w:val="28"/>
                <w:u w:val="none"/>
              </w:rPr>
              <w:fldChar w:fldCharType="begin"/>
            </w:r>
            <w:r w:rsidRPr="00BB7D63">
              <w:rPr>
                <w:rStyle w:val="a6"/>
                <w:rFonts w:ascii="Times New Roman" w:hAnsi="Times New Roman" w:cs="Times New Roman"/>
                <w:b w:val="0"/>
                <w:bCs w:val="0"/>
                <w:caps w:val="0"/>
                <w:webHidden/>
                <w:sz w:val="28"/>
                <w:szCs w:val="28"/>
                <w:u w:val="none"/>
              </w:rPr>
              <w:instrText xml:space="preserve"> PAGEREF _Toc214681009 \h </w:instrText>
            </w:r>
            <w:r w:rsidRPr="00BB7D63">
              <w:rPr>
                <w:rStyle w:val="a6"/>
                <w:rFonts w:ascii="Times New Roman" w:hAnsi="Times New Roman" w:cs="Times New Roman"/>
                <w:b w:val="0"/>
                <w:bCs w:val="0"/>
                <w:caps w:val="0"/>
                <w:webHidden/>
                <w:sz w:val="28"/>
                <w:szCs w:val="28"/>
                <w:u w:val="none"/>
              </w:rPr>
            </w:r>
            <w:r w:rsidRPr="00BB7D63">
              <w:rPr>
                <w:rStyle w:val="a6"/>
                <w:rFonts w:ascii="Times New Roman" w:hAnsi="Times New Roman" w:cs="Times New Roman"/>
                <w:b w:val="0"/>
                <w:bCs w:val="0"/>
                <w:caps w:val="0"/>
                <w:webHidden/>
                <w:sz w:val="28"/>
                <w:szCs w:val="28"/>
                <w:u w:val="none"/>
              </w:rPr>
              <w:fldChar w:fldCharType="separate"/>
            </w:r>
            <w:r w:rsidR="00EF45EB">
              <w:rPr>
                <w:rStyle w:val="a6"/>
                <w:rFonts w:ascii="Times New Roman" w:hAnsi="Times New Roman" w:cs="Times New Roman"/>
                <w:b w:val="0"/>
                <w:bCs w:val="0"/>
                <w:caps w:val="0"/>
                <w:noProof/>
                <w:webHidden/>
                <w:sz w:val="28"/>
                <w:szCs w:val="28"/>
                <w:u w:val="none"/>
              </w:rPr>
              <w:t>14</w:t>
            </w:r>
            <w:r w:rsidRPr="00BB7D63">
              <w:rPr>
                <w:rStyle w:val="a6"/>
                <w:rFonts w:ascii="Times New Roman" w:hAnsi="Times New Roman" w:cs="Times New Roman"/>
                <w:b w:val="0"/>
                <w:bCs w:val="0"/>
                <w:caps w:val="0"/>
                <w:webHidden/>
                <w:sz w:val="28"/>
                <w:szCs w:val="28"/>
                <w:u w:val="none"/>
              </w:rPr>
              <w:fldChar w:fldCharType="end"/>
            </w:r>
          </w:hyperlink>
        </w:p>
        <w:p w14:paraId="0290C00F" w14:textId="77777777" w:rsidR="00BB7D63" w:rsidRPr="00BB7D63" w:rsidRDefault="00BB7D63" w:rsidP="00BB7D63">
          <w:pPr>
            <w:pStyle w:val="11"/>
            <w:ind w:firstLine="426"/>
            <w:rPr>
              <w:rStyle w:val="a6"/>
              <w:rFonts w:ascii="Times New Roman" w:hAnsi="Times New Roman" w:cs="Times New Roman"/>
              <w:caps w:val="0"/>
              <w:sz w:val="28"/>
              <w:szCs w:val="28"/>
              <w:u w:val="none"/>
            </w:rPr>
          </w:pPr>
          <w:hyperlink w:anchor="_Toc214681010" w:history="1">
            <w:r w:rsidRPr="00BB7D63">
              <w:rPr>
                <w:rStyle w:val="a6"/>
                <w:rFonts w:ascii="Times New Roman" w:hAnsi="Times New Roman" w:cs="Times New Roman"/>
                <w:b w:val="0"/>
                <w:bCs w:val="0"/>
                <w:caps w:val="0"/>
                <w:noProof/>
                <w:sz w:val="28"/>
                <w:szCs w:val="28"/>
                <w:u w:val="none"/>
              </w:rPr>
              <w:t>3.2 Даталогическая модель</w:t>
            </w:r>
            <w:r w:rsidRPr="00BB7D63">
              <w:rPr>
                <w:rStyle w:val="a6"/>
                <w:rFonts w:ascii="Times New Roman" w:hAnsi="Times New Roman" w:cs="Times New Roman"/>
                <w:b w:val="0"/>
                <w:bCs w:val="0"/>
                <w:caps w:val="0"/>
                <w:webHidden/>
                <w:sz w:val="28"/>
                <w:szCs w:val="28"/>
                <w:u w:val="none"/>
              </w:rPr>
              <w:tab/>
            </w:r>
            <w:r w:rsidRPr="00BB7D63">
              <w:rPr>
                <w:rStyle w:val="a6"/>
                <w:rFonts w:ascii="Times New Roman" w:hAnsi="Times New Roman" w:cs="Times New Roman"/>
                <w:b w:val="0"/>
                <w:bCs w:val="0"/>
                <w:caps w:val="0"/>
                <w:webHidden/>
                <w:sz w:val="28"/>
                <w:szCs w:val="28"/>
                <w:u w:val="none"/>
              </w:rPr>
              <w:fldChar w:fldCharType="begin"/>
            </w:r>
            <w:r w:rsidRPr="00BB7D63">
              <w:rPr>
                <w:rStyle w:val="a6"/>
                <w:rFonts w:ascii="Times New Roman" w:hAnsi="Times New Roman" w:cs="Times New Roman"/>
                <w:b w:val="0"/>
                <w:bCs w:val="0"/>
                <w:caps w:val="0"/>
                <w:webHidden/>
                <w:sz w:val="28"/>
                <w:szCs w:val="28"/>
                <w:u w:val="none"/>
              </w:rPr>
              <w:instrText xml:space="preserve"> PAGEREF _Toc214681010 \h </w:instrText>
            </w:r>
            <w:r w:rsidRPr="00BB7D63">
              <w:rPr>
                <w:rStyle w:val="a6"/>
                <w:rFonts w:ascii="Times New Roman" w:hAnsi="Times New Roman" w:cs="Times New Roman"/>
                <w:b w:val="0"/>
                <w:bCs w:val="0"/>
                <w:caps w:val="0"/>
                <w:webHidden/>
                <w:sz w:val="28"/>
                <w:szCs w:val="28"/>
                <w:u w:val="none"/>
              </w:rPr>
            </w:r>
            <w:r w:rsidRPr="00BB7D63">
              <w:rPr>
                <w:rStyle w:val="a6"/>
                <w:rFonts w:ascii="Times New Roman" w:hAnsi="Times New Roman" w:cs="Times New Roman"/>
                <w:b w:val="0"/>
                <w:bCs w:val="0"/>
                <w:caps w:val="0"/>
                <w:webHidden/>
                <w:sz w:val="28"/>
                <w:szCs w:val="28"/>
                <w:u w:val="none"/>
              </w:rPr>
              <w:fldChar w:fldCharType="separate"/>
            </w:r>
            <w:r w:rsidR="00EF45EB">
              <w:rPr>
                <w:rStyle w:val="a6"/>
                <w:rFonts w:ascii="Times New Roman" w:hAnsi="Times New Roman" w:cs="Times New Roman"/>
                <w:b w:val="0"/>
                <w:bCs w:val="0"/>
                <w:caps w:val="0"/>
                <w:noProof/>
                <w:webHidden/>
                <w:sz w:val="28"/>
                <w:szCs w:val="28"/>
                <w:u w:val="none"/>
              </w:rPr>
              <w:t>15</w:t>
            </w:r>
            <w:r w:rsidRPr="00BB7D63">
              <w:rPr>
                <w:rStyle w:val="a6"/>
                <w:rFonts w:ascii="Times New Roman" w:hAnsi="Times New Roman" w:cs="Times New Roman"/>
                <w:b w:val="0"/>
                <w:bCs w:val="0"/>
                <w:caps w:val="0"/>
                <w:webHidden/>
                <w:sz w:val="28"/>
                <w:szCs w:val="28"/>
                <w:u w:val="none"/>
              </w:rPr>
              <w:fldChar w:fldCharType="end"/>
            </w:r>
          </w:hyperlink>
        </w:p>
        <w:p w14:paraId="0624ADFC" w14:textId="77777777" w:rsidR="00BB7D63" w:rsidRPr="00BB7D63" w:rsidRDefault="00BB7D63">
          <w:pPr>
            <w:pStyle w:val="11"/>
            <w:rPr>
              <w:rStyle w:val="a6"/>
              <w:rFonts w:ascii="Times New Roman" w:hAnsi="Times New Roman" w:cs="Times New Roman"/>
              <w:sz w:val="28"/>
              <w:szCs w:val="28"/>
              <w:u w:val="none"/>
            </w:rPr>
          </w:pPr>
          <w:hyperlink w:anchor="_Toc214681011" w:history="1">
            <w:r w:rsidRPr="00BB7D63">
              <w:rPr>
                <w:rStyle w:val="a6"/>
                <w:rFonts w:ascii="Times New Roman" w:hAnsi="Times New Roman" w:cs="Times New Roman"/>
                <w:b w:val="0"/>
                <w:bCs w:val="0"/>
                <w:caps w:val="0"/>
                <w:noProof/>
                <w:sz w:val="28"/>
                <w:szCs w:val="28"/>
                <w:u w:val="none"/>
              </w:rPr>
              <w:t>4 РАЗРАБОТКА БАЗЫ ДАННЫХ</w:t>
            </w:r>
            <w:r w:rsidRPr="00BB7D63">
              <w:rPr>
                <w:rStyle w:val="a6"/>
                <w:rFonts w:ascii="Times New Roman" w:hAnsi="Times New Roman" w:cs="Times New Roman"/>
                <w:b w:val="0"/>
                <w:bCs w:val="0"/>
                <w:caps w:val="0"/>
                <w:webHidden/>
                <w:sz w:val="28"/>
                <w:szCs w:val="28"/>
                <w:u w:val="none"/>
              </w:rPr>
              <w:tab/>
            </w:r>
            <w:r w:rsidRPr="00BB7D63">
              <w:rPr>
                <w:rStyle w:val="a6"/>
                <w:rFonts w:ascii="Times New Roman" w:hAnsi="Times New Roman" w:cs="Times New Roman"/>
                <w:b w:val="0"/>
                <w:bCs w:val="0"/>
                <w:caps w:val="0"/>
                <w:webHidden/>
                <w:sz w:val="28"/>
                <w:szCs w:val="28"/>
                <w:u w:val="none"/>
              </w:rPr>
              <w:fldChar w:fldCharType="begin"/>
            </w:r>
            <w:r w:rsidRPr="00BB7D63">
              <w:rPr>
                <w:rStyle w:val="a6"/>
                <w:rFonts w:ascii="Times New Roman" w:hAnsi="Times New Roman" w:cs="Times New Roman"/>
                <w:b w:val="0"/>
                <w:bCs w:val="0"/>
                <w:caps w:val="0"/>
                <w:webHidden/>
                <w:sz w:val="28"/>
                <w:szCs w:val="28"/>
                <w:u w:val="none"/>
              </w:rPr>
              <w:instrText xml:space="preserve"> PAGEREF _Toc214681011 \h </w:instrText>
            </w:r>
            <w:r w:rsidRPr="00BB7D63">
              <w:rPr>
                <w:rStyle w:val="a6"/>
                <w:rFonts w:ascii="Times New Roman" w:hAnsi="Times New Roman" w:cs="Times New Roman"/>
                <w:b w:val="0"/>
                <w:bCs w:val="0"/>
                <w:caps w:val="0"/>
                <w:webHidden/>
                <w:sz w:val="28"/>
                <w:szCs w:val="28"/>
                <w:u w:val="none"/>
              </w:rPr>
            </w:r>
            <w:r w:rsidRPr="00BB7D63">
              <w:rPr>
                <w:rStyle w:val="a6"/>
                <w:rFonts w:ascii="Times New Roman" w:hAnsi="Times New Roman" w:cs="Times New Roman"/>
                <w:b w:val="0"/>
                <w:bCs w:val="0"/>
                <w:caps w:val="0"/>
                <w:webHidden/>
                <w:sz w:val="28"/>
                <w:szCs w:val="28"/>
                <w:u w:val="none"/>
              </w:rPr>
              <w:fldChar w:fldCharType="separate"/>
            </w:r>
            <w:r w:rsidR="00EF45EB">
              <w:rPr>
                <w:rStyle w:val="a6"/>
                <w:rFonts w:ascii="Times New Roman" w:hAnsi="Times New Roman" w:cs="Times New Roman"/>
                <w:b w:val="0"/>
                <w:bCs w:val="0"/>
                <w:caps w:val="0"/>
                <w:noProof/>
                <w:webHidden/>
                <w:sz w:val="28"/>
                <w:szCs w:val="28"/>
                <w:u w:val="none"/>
              </w:rPr>
              <w:t>18</w:t>
            </w:r>
            <w:r w:rsidRPr="00BB7D63">
              <w:rPr>
                <w:rStyle w:val="a6"/>
                <w:rFonts w:ascii="Times New Roman" w:hAnsi="Times New Roman" w:cs="Times New Roman"/>
                <w:b w:val="0"/>
                <w:bCs w:val="0"/>
                <w:caps w:val="0"/>
                <w:webHidden/>
                <w:sz w:val="28"/>
                <w:szCs w:val="28"/>
                <w:u w:val="none"/>
              </w:rPr>
              <w:fldChar w:fldCharType="end"/>
            </w:r>
          </w:hyperlink>
        </w:p>
        <w:p w14:paraId="48335F4E" w14:textId="77777777" w:rsidR="00BB7D63" w:rsidRPr="00BB7D63" w:rsidRDefault="00BB7D63" w:rsidP="00BB7D63">
          <w:pPr>
            <w:pStyle w:val="11"/>
            <w:ind w:firstLine="426"/>
            <w:rPr>
              <w:rStyle w:val="a6"/>
              <w:rFonts w:ascii="Times New Roman" w:hAnsi="Times New Roman" w:cs="Times New Roman"/>
              <w:caps w:val="0"/>
              <w:sz w:val="28"/>
              <w:szCs w:val="28"/>
              <w:u w:val="none"/>
            </w:rPr>
          </w:pPr>
          <w:hyperlink w:anchor="_Toc214681012" w:history="1">
            <w:r w:rsidRPr="00BB7D63">
              <w:rPr>
                <w:rStyle w:val="a6"/>
                <w:rFonts w:ascii="Times New Roman" w:hAnsi="Times New Roman" w:cs="Times New Roman"/>
                <w:b w:val="0"/>
                <w:bCs w:val="0"/>
                <w:caps w:val="0"/>
                <w:noProof/>
                <w:sz w:val="28"/>
                <w:szCs w:val="28"/>
                <w:u w:val="none"/>
              </w:rPr>
              <w:t>4.1 Физическая модель базы данных</w:t>
            </w:r>
            <w:r w:rsidRPr="00BB7D63">
              <w:rPr>
                <w:rStyle w:val="a6"/>
                <w:rFonts w:ascii="Times New Roman" w:hAnsi="Times New Roman" w:cs="Times New Roman"/>
                <w:b w:val="0"/>
                <w:bCs w:val="0"/>
                <w:caps w:val="0"/>
                <w:webHidden/>
                <w:sz w:val="28"/>
                <w:szCs w:val="28"/>
                <w:u w:val="none"/>
              </w:rPr>
              <w:tab/>
            </w:r>
            <w:r w:rsidRPr="00BB7D63">
              <w:rPr>
                <w:rStyle w:val="a6"/>
                <w:rFonts w:ascii="Times New Roman" w:hAnsi="Times New Roman" w:cs="Times New Roman"/>
                <w:b w:val="0"/>
                <w:bCs w:val="0"/>
                <w:caps w:val="0"/>
                <w:webHidden/>
                <w:sz w:val="28"/>
                <w:szCs w:val="28"/>
                <w:u w:val="none"/>
              </w:rPr>
              <w:fldChar w:fldCharType="begin"/>
            </w:r>
            <w:r w:rsidRPr="00BB7D63">
              <w:rPr>
                <w:rStyle w:val="a6"/>
                <w:rFonts w:ascii="Times New Roman" w:hAnsi="Times New Roman" w:cs="Times New Roman"/>
                <w:b w:val="0"/>
                <w:bCs w:val="0"/>
                <w:caps w:val="0"/>
                <w:webHidden/>
                <w:sz w:val="28"/>
                <w:szCs w:val="28"/>
                <w:u w:val="none"/>
              </w:rPr>
              <w:instrText xml:space="preserve"> PAGEREF _Toc214681012 \h </w:instrText>
            </w:r>
            <w:r w:rsidRPr="00BB7D63">
              <w:rPr>
                <w:rStyle w:val="a6"/>
                <w:rFonts w:ascii="Times New Roman" w:hAnsi="Times New Roman" w:cs="Times New Roman"/>
                <w:b w:val="0"/>
                <w:bCs w:val="0"/>
                <w:caps w:val="0"/>
                <w:webHidden/>
                <w:sz w:val="28"/>
                <w:szCs w:val="28"/>
                <w:u w:val="none"/>
              </w:rPr>
            </w:r>
            <w:r w:rsidRPr="00BB7D63">
              <w:rPr>
                <w:rStyle w:val="a6"/>
                <w:rFonts w:ascii="Times New Roman" w:hAnsi="Times New Roman" w:cs="Times New Roman"/>
                <w:b w:val="0"/>
                <w:bCs w:val="0"/>
                <w:caps w:val="0"/>
                <w:webHidden/>
                <w:sz w:val="28"/>
                <w:szCs w:val="28"/>
                <w:u w:val="none"/>
              </w:rPr>
              <w:fldChar w:fldCharType="separate"/>
            </w:r>
            <w:r w:rsidR="00EF45EB">
              <w:rPr>
                <w:rStyle w:val="a6"/>
                <w:rFonts w:ascii="Times New Roman" w:hAnsi="Times New Roman" w:cs="Times New Roman"/>
                <w:b w:val="0"/>
                <w:bCs w:val="0"/>
                <w:caps w:val="0"/>
                <w:noProof/>
                <w:webHidden/>
                <w:sz w:val="28"/>
                <w:szCs w:val="28"/>
                <w:u w:val="none"/>
              </w:rPr>
              <w:t>18</w:t>
            </w:r>
            <w:r w:rsidRPr="00BB7D63">
              <w:rPr>
                <w:rStyle w:val="a6"/>
                <w:rFonts w:ascii="Times New Roman" w:hAnsi="Times New Roman" w:cs="Times New Roman"/>
                <w:b w:val="0"/>
                <w:bCs w:val="0"/>
                <w:caps w:val="0"/>
                <w:webHidden/>
                <w:sz w:val="28"/>
                <w:szCs w:val="28"/>
                <w:u w:val="none"/>
              </w:rPr>
              <w:fldChar w:fldCharType="end"/>
            </w:r>
          </w:hyperlink>
        </w:p>
        <w:p w14:paraId="75DBFF79" w14:textId="77777777" w:rsidR="00BB7D63" w:rsidRPr="00BB7D63" w:rsidRDefault="00BB7D63" w:rsidP="00BB7D63">
          <w:pPr>
            <w:pStyle w:val="11"/>
            <w:ind w:firstLine="426"/>
            <w:rPr>
              <w:rStyle w:val="a6"/>
              <w:rFonts w:ascii="Times New Roman" w:hAnsi="Times New Roman" w:cs="Times New Roman"/>
              <w:caps w:val="0"/>
              <w:sz w:val="28"/>
              <w:szCs w:val="28"/>
              <w:u w:val="none"/>
            </w:rPr>
          </w:pPr>
          <w:hyperlink w:anchor="_Toc214681013" w:history="1">
            <w:r w:rsidRPr="00BB7D63">
              <w:rPr>
                <w:rStyle w:val="a6"/>
                <w:rFonts w:ascii="Times New Roman" w:hAnsi="Times New Roman" w:cs="Times New Roman"/>
                <w:b w:val="0"/>
                <w:bCs w:val="0"/>
                <w:caps w:val="0"/>
                <w:noProof/>
                <w:sz w:val="28"/>
                <w:szCs w:val="28"/>
                <w:u w:val="none"/>
              </w:rPr>
              <w:t>4.2 Создание таблиц</w:t>
            </w:r>
            <w:r w:rsidRPr="00BB7D63">
              <w:rPr>
                <w:rStyle w:val="a6"/>
                <w:rFonts w:ascii="Times New Roman" w:hAnsi="Times New Roman" w:cs="Times New Roman"/>
                <w:b w:val="0"/>
                <w:bCs w:val="0"/>
                <w:caps w:val="0"/>
                <w:webHidden/>
                <w:sz w:val="28"/>
                <w:szCs w:val="28"/>
                <w:u w:val="none"/>
              </w:rPr>
              <w:tab/>
            </w:r>
            <w:r w:rsidRPr="00BB7D63">
              <w:rPr>
                <w:rStyle w:val="a6"/>
                <w:rFonts w:ascii="Times New Roman" w:hAnsi="Times New Roman" w:cs="Times New Roman"/>
                <w:b w:val="0"/>
                <w:bCs w:val="0"/>
                <w:caps w:val="0"/>
                <w:webHidden/>
                <w:sz w:val="28"/>
                <w:szCs w:val="28"/>
                <w:u w:val="none"/>
              </w:rPr>
              <w:fldChar w:fldCharType="begin"/>
            </w:r>
            <w:r w:rsidRPr="00BB7D63">
              <w:rPr>
                <w:rStyle w:val="a6"/>
                <w:rFonts w:ascii="Times New Roman" w:hAnsi="Times New Roman" w:cs="Times New Roman"/>
                <w:b w:val="0"/>
                <w:bCs w:val="0"/>
                <w:caps w:val="0"/>
                <w:webHidden/>
                <w:sz w:val="28"/>
                <w:szCs w:val="28"/>
                <w:u w:val="none"/>
              </w:rPr>
              <w:instrText xml:space="preserve"> PAGEREF _Toc214681013 \h </w:instrText>
            </w:r>
            <w:r w:rsidRPr="00BB7D63">
              <w:rPr>
                <w:rStyle w:val="a6"/>
                <w:rFonts w:ascii="Times New Roman" w:hAnsi="Times New Roman" w:cs="Times New Roman"/>
                <w:b w:val="0"/>
                <w:bCs w:val="0"/>
                <w:caps w:val="0"/>
                <w:webHidden/>
                <w:sz w:val="28"/>
                <w:szCs w:val="28"/>
                <w:u w:val="none"/>
              </w:rPr>
            </w:r>
            <w:r w:rsidRPr="00BB7D63">
              <w:rPr>
                <w:rStyle w:val="a6"/>
                <w:rFonts w:ascii="Times New Roman" w:hAnsi="Times New Roman" w:cs="Times New Roman"/>
                <w:b w:val="0"/>
                <w:bCs w:val="0"/>
                <w:caps w:val="0"/>
                <w:webHidden/>
                <w:sz w:val="28"/>
                <w:szCs w:val="28"/>
                <w:u w:val="none"/>
              </w:rPr>
              <w:fldChar w:fldCharType="separate"/>
            </w:r>
            <w:r w:rsidR="00EF45EB">
              <w:rPr>
                <w:rStyle w:val="a6"/>
                <w:rFonts w:ascii="Times New Roman" w:hAnsi="Times New Roman" w:cs="Times New Roman"/>
                <w:b w:val="0"/>
                <w:bCs w:val="0"/>
                <w:caps w:val="0"/>
                <w:noProof/>
                <w:webHidden/>
                <w:sz w:val="28"/>
                <w:szCs w:val="28"/>
                <w:u w:val="none"/>
              </w:rPr>
              <w:t>19</w:t>
            </w:r>
            <w:r w:rsidRPr="00BB7D63">
              <w:rPr>
                <w:rStyle w:val="a6"/>
                <w:rFonts w:ascii="Times New Roman" w:hAnsi="Times New Roman" w:cs="Times New Roman"/>
                <w:b w:val="0"/>
                <w:bCs w:val="0"/>
                <w:caps w:val="0"/>
                <w:webHidden/>
                <w:sz w:val="28"/>
                <w:szCs w:val="28"/>
                <w:u w:val="none"/>
              </w:rPr>
              <w:fldChar w:fldCharType="end"/>
            </w:r>
          </w:hyperlink>
        </w:p>
        <w:p w14:paraId="13E4CAA2" w14:textId="77777777" w:rsidR="00BB7D63" w:rsidRPr="00BB7D63" w:rsidRDefault="00BB7D63" w:rsidP="00BB7D63">
          <w:pPr>
            <w:pStyle w:val="11"/>
            <w:ind w:firstLine="426"/>
            <w:rPr>
              <w:rStyle w:val="a6"/>
              <w:rFonts w:ascii="Times New Roman" w:hAnsi="Times New Roman" w:cs="Times New Roman"/>
              <w:caps w:val="0"/>
              <w:sz w:val="28"/>
              <w:szCs w:val="28"/>
              <w:u w:val="none"/>
            </w:rPr>
          </w:pPr>
          <w:hyperlink w:anchor="_Toc214681014" w:history="1">
            <w:r w:rsidRPr="00BB7D63">
              <w:rPr>
                <w:rStyle w:val="a6"/>
                <w:rFonts w:ascii="Times New Roman" w:hAnsi="Times New Roman" w:cs="Times New Roman"/>
                <w:b w:val="0"/>
                <w:bCs w:val="0"/>
                <w:caps w:val="0"/>
                <w:noProof/>
                <w:sz w:val="28"/>
                <w:szCs w:val="28"/>
                <w:u w:val="none"/>
              </w:rPr>
              <w:t>4.4 Запросы</w:t>
            </w:r>
            <w:r w:rsidRPr="00BB7D63">
              <w:rPr>
                <w:rStyle w:val="a6"/>
                <w:rFonts w:ascii="Times New Roman" w:hAnsi="Times New Roman" w:cs="Times New Roman"/>
                <w:b w:val="0"/>
                <w:bCs w:val="0"/>
                <w:caps w:val="0"/>
                <w:webHidden/>
                <w:sz w:val="28"/>
                <w:szCs w:val="28"/>
                <w:u w:val="none"/>
              </w:rPr>
              <w:tab/>
            </w:r>
            <w:r w:rsidRPr="00BB7D63">
              <w:rPr>
                <w:rStyle w:val="a6"/>
                <w:rFonts w:ascii="Times New Roman" w:hAnsi="Times New Roman" w:cs="Times New Roman"/>
                <w:b w:val="0"/>
                <w:bCs w:val="0"/>
                <w:caps w:val="0"/>
                <w:webHidden/>
                <w:sz w:val="28"/>
                <w:szCs w:val="28"/>
                <w:u w:val="none"/>
              </w:rPr>
              <w:fldChar w:fldCharType="begin"/>
            </w:r>
            <w:r w:rsidRPr="00BB7D63">
              <w:rPr>
                <w:rStyle w:val="a6"/>
                <w:rFonts w:ascii="Times New Roman" w:hAnsi="Times New Roman" w:cs="Times New Roman"/>
                <w:b w:val="0"/>
                <w:bCs w:val="0"/>
                <w:caps w:val="0"/>
                <w:webHidden/>
                <w:sz w:val="28"/>
                <w:szCs w:val="28"/>
                <w:u w:val="none"/>
              </w:rPr>
              <w:instrText xml:space="preserve"> PAGEREF _Toc214681014 \h </w:instrText>
            </w:r>
            <w:r w:rsidRPr="00BB7D63">
              <w:rPr>
                <w:rStyle w:val="a6"/>
                <w:rFonts w:ascii="Times New Roman" w:hAnsi="Times New Roman" w:cs="Times New Roman"/>
                <w:b w:val="0"/>
                <w:bCs w:val="0"/>
                <w:caps w:val="0"/>
                <w:webHidden/>
                <w:sz w:val="28"/>
                <w:szCs w:val="28"/>
                <w:u w:val="none"/>
              </w:rPr>
            </w:r>
            <w:r w:rsidRPr="00BB7D63">
              <w:rPr>
                <w:rStyle w:val="a6"/>
                <w:rFonts w:ascii="Times New Roman" w:hAnsi="Times New Roman" w:cs="Times New Roman"/>
                <w:b w:val="0"/>
                <w:bCs w:val="0"/>
                <w:caps w:val="0"/>
                <w:webHidden/>
                <w:sz w:val="28"/>
                <w:szCs w:val="28"/>
                <w:u w:val="none"/>
              </w:rPr>
              <w:fldChar w:fldCharType="separate"/>
            </w:r>
            <w:r w:rsidR="00EF45EB">
              <w:rPr>
                <w:rStyle w:val="a6"/>
                <w:rFonts w:ascii="Times New Roman" w:hAnsi="Times New Roman" w:cs="Times New Roman"/>
                <w:b w:val="0"/>
                <w:bCs w:val="0"/>
                <w:caps w:val="0"/>
                <w:noProof/>
                <w:webHidden/>
                <w:sz w:val="28"/>
                <w:szCs w:val="28"/>
                <w:u w:val="none"/>
              </w:rPr>
              <w:t>20</w:t>
            </w:r>
            <w:r w:rsidRPr="00BB7D63">
              <w:rPr>
                <w:rStyle w:val="a6"/>
                <w:rFonts w:ascii="Times New Roman" w:hAnsi="Times New Roman" w:cs="Times New Roman"/>
                <w:b w:val="0"/>
                <w:bCs w:val="0"/>
                <w:caps w:val="0"/>
                <w:webHidden/>
                <w:sz w:val="28"/>
                <w:szCs w:val="28"/>
                <w:u w:val="none"/>
              </w:rPr>
              <w:fldChar w:fldCharType="end"/>
            </w:r>
          </w:hyperlink>
        </w:p>
        <w:p w14:paraId="4B3E5E20" w14:textId="77777777" w:rsidR="00BB7D63" w:rsidRPr="00BB7D63" w:rsidRDefault="00BB7D63">
          <w:pPr>
            <w:pStyle w:val="11"/>
            <w:rPr>
              <w:rStyle w:val="a6"/>
              <w:rFonts w:ascii="Times New Roman" w:hAnsi="Times New Roman" w:cs="Times New Roman"/>
              <w:sz w:val="28"/>
              <w:szCs w:val="28"/>
              <w:u w:val="none"/>
            </w:rPr>
          </w:pPr>
          <w:hyperlink w:anchor="_Toc214681015" w:history="1">
            <w:r w:rsidRPr="00BB7D63">
              <w:rPr>
                <w:rStyle w:val="a6"/>
                <w:rFonts w:ascii="Times New Roman" w:hAnsi="Times New Roman" w:cs="Times New Roman"/>
                <w:b w:val="0"/>
                <w:bCs w:val="0"/>
                <w:caps w:val="0"/>
                <w:noProof/>
                <w:sz w:val="28"/>
                <w:szCs w:val="28"/>
                <w:u w:val="none"/>
              </w:rPr>
              <w:t>5 ТЕСТИРОВАНИЕ РАБОТОСПОСОБНОСТИ БАЗЫ ДАННЫХ</w:t>
            </w:r>
            <w:r w:rsidRPr="00BB7D63">
              <w:rPr>
                <w:rStyle w:val="a6"/>
                <w:rFonts w:ascii="Times New Roman" w:hAnsi="Times New Roman" w:cs="Times New Roman"/>
                <w:b w:val="0"/>
                <w:bCs w:val="0"/>
                <w:caps w:val="0"/>
                <w:webHidden/>
                <w:sz w:val="28"/>
                <w:szCs w:val="28"/>
                <w:u w:val="none"/>
              </w:rPr>
              <w:tab/>
            </w:r>
            <w:r w:rsidRPr="00BB7D63">
              <w:rPr>
                <w:rStyle w:val="a6"/>
                <w:rFonts w:ascii="Times New Roman" w:hAnsi="Times New Roman" w:cs="Times New Roman"/>
                <w:b w:val="0"/>
                <w:bCs w:val="0"/>
                <w:caps w:val="0"/>
                <w:webHidden/>
                <w:sz w:val="28"/>
                <w:szCs w:val="28"/>
                <w:u w:val="none"/>
              </w:rPr>
              <w:fldChar w:fldCharType="begin"/>
            </w:r>
            <w:r w:rsidRPr="00BB7D63">
              <w:rPr>
                <w:rStyle w:val="a6"/>
                <w:rFonts w:ascii="Times New Roman" w:hAnsi="Times New Roman" w:cs="Times New Roman"/>
                <w:b w:val="0"/>
                <w:bCs w:val="0"/>
                <w:caps w:val="0"/>
                <w:webHidden/>
                <w:sz w:val="28"/>
                <w:szCs w:val="28"/>
                <w:u w:val="none"/>
              </w:rPr>
              <w:instrText xml:space="preserve"> PAGEREF _Toc214681015 \h </w:instrText>
            </w:r>
            <w:r w:rsidRPr="00BB7D63">
              <w:rPr>
                <w:rStyle w:val="a6"/>
                <w:rFonts w:ascii="Times New Roman" w:hAnsi="Times New Roman" w:cs="Times New Roman"/>
                <w:b w:val="0"/>
                <w:bCs w:val="0"/>
                <w:caps w:val="0"/>
                <w:webHidden/>
                <w:sz w:val="28"/>
                <w:szCs w:val="28"/>
                <w:u w:val="none"/>
              </w:rPr>
            </w:r>
            <w:r w:rsidRPr="00BB7D63">
              <w:rPr>
                <w:rStyle w:val="a6"/>
                <w:rFonts w:ascii="Times New Roman" w:hAnsi="Times New Roman" w:cs="Times New Roman"/>
                <w:b w:val="0"/>
                <w:bCs w:val="0"/>
                <w:caps w:val="0"/>
                <w:webHidden/>
                <w:sz w:val="28"/>
                <w:szCs w:val="28"/>
                <w:u w:val="none"/>
              </w:rPr>
              <w:fldChar w:fldCharType="separate"/>
            </w:r>
            <w:r w:rsidR="00EF45EB">
              <w:rPr>
                <w:rStyle w:val="a6"/>
                <w:rFonts w:ascii="Times New Roman" w:hAnsi="Times New Roman" w:cs="Times New Roman"/>
                <w:b w:val="0"/>
                <w:bCs w:val="0"/>
                <w:caps w:val="0"/>
                <w:noProof/>
                <w:webHidden/>
                <w:sz w:val="28"/>
                <w:szCs w:val="28"/>
                <w:u w:val="none"/>
              </w:rPr>
              <w:t>22</w:t>
            </w:r>
            <w:r w:rsidRPr="00BB7D63">
              <w:rPr>
                <w:rStyle w:val="a6"/>
                <w:rFonts w:ascii="Times New Roman" w:hAnsi="Times New Roman" w:cs="Times New Roman"/>
                <w:b w:val="0"/>
                <w:bCs w:val="0"/>
                <w:caps w:val="0"/>
                <w:webHidden/>
                <w:sz w:val="28"/>
                <w:szCs w:val="28"/>
                <w:u w:val="none"/>
              </w:rPr>
              <w:fldChar w:fldCharType="end"/>
            </w:r>
          </w:hyperlink>
        </w:p>
        <w:p w14:paraId="32ADD116" w14:textId="77777777" w:rsidR="00BB7D63" w:rsidRPr="00BB7D63" w:rsidRDefault="00BB7D63">
          <w:pPr>
            <w:pStyle w:val="11"/>
            <w:rPr>
              <w:rStyle w:val="a6"/>
              <w:rFonts w:ascii="Times New Roman" w:hAnsi="Times New Roman" w:cs="Times New Roman"/>
              <w:sz w:val="28"/>
              <w:szCs w:val="28"/>
              <w:u w:val="none"/>
            </w:rPr>
          </w:pPr>
          <w:hyperlink w:anchor="_Toc214681016" w:history="1">
            <w:r w:rsidRPr="00BB7D63">
              <w:rPr>
                <w:rStyle w:val="a6"/>
                <w:rFonts w:ascii="Times New Roman" w:hAnsi="Times New Roman" w:cs="Times New Roman"/>
                <w:b w:val="0"/>
                <w:bCs w:val="0"/>
                <w:caps w:val="0"/>
                <w:noProof/>
                <w:sz w:val="28"/>
                <w:szCs w:val="28"/>
                <w:u w:val="none"/>
              </w:rPr>
              <w:t>ЗАКЛЮЧЕНИЕ</w:t>
            </w:r>
            <w:r w:rsidRPr="00BB7D63">
              <w:rPr>
                <w:rStyle w:val="a6"/>
                <w:rFonts w:ascii="Times New Roman" w:hAnsi="Times New Roman" w:cs="Times New Roman"/>
                <w:b w:val="0"/>
                <w:bCs w:val="0"/>
                <w:caps w:val="0"/>
                <w:webHidden/>
                <w:sz w:val="28"/>
                <w:szCs w:val="28"/>
                <w:u w:val="none"/>
              </w:rPr>
              <w:tab/>
            </w:r>
            <w:r w:rsidRPr="00BB7D63">
              <w:rPr>
                <w:rStyle w:val="a6"/>
                <w:rFonts w:ascii="Times New Roman" w:hAnsi="Times New Roman" w:cs="Times New Roman"/>
                <w:b w:val="0"/>
                <w:bCs w:val="0"/>
                <w:caps w:val="0"/>
                <w:webHidden/>
                <w:sz w:val="28"/>
                <w:szCs w:val="28"/>
                <w:u w:val="none"/>
              </w:rPr>
              <w:fldChar w:fldCharType="begin"/>
            </w:r>
            <w:r w:rsidRPr="00BB7D63">
              <w:rPr>
                <w:rStyle w:val="a6"/>
                <w:rFonts w:ascii="Times New Roman" w:hAnsi="Times New Roman" w:cs="Times New Roman"/>
                <w:b w:val="0"/>
                <w:bCs w:val="0"/>
                <w:caps w:val="0"/>
                <w:webHidden/>
                <w:sz w:val="28"/>
                <w:szCs w:val="28"/>
                <w:u w:val="none"/>
              </w:rPr>
              <w:instrText xml:space="preserve"> PAGEREF _Toc214681016 \h </w:instrText>
            </w:r>
            <w:r w:rsidRPr="00BB7D63">
              <w:rPr>
                <w:rStyle w:val="a6"/>
                <w:rFonts w:ascii="Times New Roman" w:hAnsi="Times New Roman" w:cs="Times New Roman"/>
                <w:b w:val="0"/>
                <w:bCs w:val="0"/>
                <w:caps w:val="0"/>
                <w:webHidden/>
                <w:sz w:val="28"/>
                <w:szCs w:val="28"/>
                <w:u w:val="none"/>
              </w:rPr>
            </w:r>
            <w:r w:rsidRPr="00BB7D63">
              <w:rPr>
                <w:rStyle w:val="a6"/>
                <w:rFonts w:ascii="Times New Roman" w:hAnsi="Times New Roman" w:cs="Times New Roman"/>
                <w:b w:val="0"/>
                <w:bCs w:val="0"/>
                <w:caps w:val="0"/>
                <w:webHidden/>
                <w:sz w:val="28"/>
                <w:szCs w:val="28"/>
                <w:u w:val="none"/>
              </w:rPr>
              <w:fldChar w:fldCharType="separate"/>
            </w:r>
            <w:r w:rsidR="00EF45EB">
              <w:rPr>
                <w:rStyle w:val="a6"/>
                <w:rFonts w:ascii="Times New Roman" w:hAnsi="Times New Roman" w:cs="Times New Roman"/>
                <w:b w:val="0"/>
                <w:bCs w:val="0"/>
                <w:caps w:val="0"/>
                <w:noProof/>
                <w:webHidden/>
                <w:sz w:val="28"/>
                <w:szCs w:val="28"/>
                <w:u w:val="none"/>
              </w:rPr>
              <w:t>24</w:t>
            </w:r>
            <w:r w:rsidRPr="00BB7D63">
              <w:rPr>
                <w:rStyle w:val="a6"/>
                <w:rFonts w:ascii="Times New Roman" w:hAnsi="Times New Roman" w:cs="Times New Roman"/>
                <w:b w:val="0"/>
                <w:bCs w:val="0"/>
                <w:caps w:val="0"/>
                <w:webHidden/>
                <w:sz w:val="28"/>
                <w:szCs w:val="28"/>
                <w:u w:val="none"/>
              </w:rPr>
              <w:fldChar w:fldCharType="end"/>
            </w:r>
          </w:hyperlink>
        </w:p>
        <w:p w14:paraId="513AFC34" w14:textId="77777777" w:rsidR="00BB7D63" w:rsidRPr="00BB7D63" w:rsidRDefault="00BB7D63">
          <w:pPr>
            <w:pStyle w:val="11"/>
            <w:rPr>
              <w:rStyle w:val="a6"/>
              <w:rFonts w:ascii="Times New Roman" w:hAnsi="Times New Roman" w:cs="Times New Roman"/>
              <w:sz w:val="28"/>
              <w:szCs w:val="28"/>
              <w:u w:val="none"/>
            </w:rPr>
          </w:pPr>
          <w:hyperlink w:anchor="_Toc214681017" w:history="1">
            <w:r w:rsidRPr="00BB7D63">
              <w:rPr>
                <w:rStyle w:val="a6"/>
                <w:rFonts w:ascii="Times New Roman" w:hAnsi="Times New Roman" w:cs="Times New Roman"/>
                <w:b w:val="0"/>
                <w:bCs w:val="0"/>
                <w:caps w:val="0"/>
                <w:noProof/>
                <w:sz w:val="28"/>
                <w:szCs w:val="28"/>
                <w:u w:val="none"/>
              </w:rPr>
              <w:t>СПИСОК ЛИТЕРАТУРНЫХ ИСТОЧНИКОВ</w:t>
            </w:r>
            <w:r w:rsidRPr="00BB7D63">
              <w:rPr>
                <w:rStyle w:val="a6"/>
                <w:rFonts w:ascii="Times New Roman" w:hAnsi="Times New Roman" w:cs="Times New Roman"/>
                <w:b w:val="0"/>
                <w:bCs w:val="0"/>
                <w:caps w:val="0"/>
                <w:webHidden/>
                <w:sz w:val="28"/>
                <w:szCs w:val="28"/>
                <w:u w:val="none"/>
              </w:rPr>
              <w:tab/>
            </w:r>
            <w:r w:rsidRPr="00BB7D63">
              <w:rPr>
                <w:rStyle w:val="a6"/>
                <w:rFonts w:ascii="Times New Roman" w:hAnsi="Times New Roman" w:cs="Times New Roman"/>
                <w:b w:val="0"/>
                <w:bCs w:val="0"/>
                <w:caps w:val="0"/>
                <w:webHidden/>
                <w:sz w:val="28"/>
                <w:szCs w:val="28"/>
                <w:u w:val="none"/>
              </w:rPr>
              <w:fldChar w:fldCharType="begin"/>
            </w:r>
            <w:r w:rsidRPr="00BB7D63">
              <w:rPr>
                <w:rStyle w:val="a6"/>
                <w:rFonts w:ascii="Times New Roman" w:hAnsi="Times New Roman" w:cs="Times New Roman"/>
                <w:b w:val="0"/>
                <w:bCs w:val="0"/>
                <w:caps w:val="0"/>
                <w:webHidden/>
                <w:sz w:val="28"/>
                <w:szCs w:val="28"/>
                <w:u w:val="none"/>
              </w:rPr>
              <w:instrText xml:space="preserve"> PAGEREF _Toc214681017 \h </w:instrText>
            </w:r>
            <w:r w:rsidRPr="00BB7D63">
              <w:rPr>
                <w:rStyle w:val="a6"/>
                <w:rFonts w:ascii="Times New Roman" w:hAnsi="Times New Roman" w:cs="Times New Roman"/>
                <w:b w:val="0"/>
                <w:bCs w:val="0"/>
                <w:caps w:val="0"/>
                <w:webHidden/>
                <w:sz w:val="28"/>
                <w:szCs w:val="28"/>
                <w:u w:val="none"/>
              </w:rPr>
            </w:r>
            <w:r w:rsidRPr="00BB7D63">
              <w:rPr>
                <w:rStyle w:val="a6"/>
                <w:rFonts w:ascii="Times New Roman" w:hAnsi="Times New Roman" w:cs="Times New Roman"/>
                <w:b w:val="0"/>
                <w:bCs w:val="0"/>
                <w:caps w:val="0"/>
                <w:webHidden/>
                <w:sz w:val="28"/>
                <w:szCs w:val="28"/>
                <w:u w:val="none"/>
              </w:rPr>
              <w:fldChar w:fldCharType="separate"/>
            </w:r>
            <w:r w:rsidR="00EF45EB">
              <w:rPr>
                <w:rStyle w:val="a6"/>
                <w:rFonts w:ascii="Times New Roman" w:hAnsi="Times New Roman" w:cs="Times New Roman"/>
                <w:b w:val="0"/>
                <w:bCs w:val="0"/>
                <w:caps w:val="0"/>
                <w:noProof/>
                <w:webHidden/>
                <w:sz w:val="28"/>
                <w:szCs w:val="28"/>
                <w:u w:val="none"/>
              </w:rPr>
              <w:t>25</w:t>
            </w:r>
            <w:r w:rsidRPr="00BB7D63">
              <w:rPr>
                <w:rStyle w:val="a6"/>
                <w:rFonts w:ascii="Times New Roman" w:hAnsi="Times New Roman" w:cs="Times New Roman"/>
                <w:b w:val="0"/>
                <w:bCs w:val="0"/>
                <w:caps w:val="0"/>
                <w:webHidden/>
                <w:sz w:val="28"/>
                <w:szCs w:val="28"/>
                <w:u w:val="none"/>
              </w:rPr>
              <w:fldChar w:fldCharType="end"/>
            </w:r>
          </w:hyperlink>
        </w:p>
        <w:p w14:paraId="5EEA2E1B" w14:textId="77777777" w:rsidR="00BB7D63" w:rsidRPr="00BB7D63" w:rsidRDefault="00BB7D63">
          <w:pPr>
            <w:pStyle w:val="11"/>
            <w:rPr>
              <w:rStyle w:val="a6"/>
              <w:rFonts w:ascii="Times New Roman" w:hAnsi="Times New Roman" w:cs="Times New Roman"/>
              <w:sz w:val="28"/>
              <w:szCs w:val="28"/>
              <w:u w:val="none"/>
            </w:rPr>
          </w:pPr>
          <w:hyperlink w:anchor="_Toc214681018" w:history="1">
            <w:r w:rsidRPr="00BB7D63">
              <w:rPr>
                <w:rStyle w:val="a6"/>
                <w:rFonts w:ascii="Times New Roman" w:hAnsi="Times New Roman" w:cs="Times New Roman"/>
                <w:b w:val="0"/>
                <w:bCs w:val="0"/>
                <w:caps w:val="0"/>
                <w:noProof/>
                <w:sz w:val="28"/>
                <w:szCs w:val="28"/>
                <w:u w:val="none"/>
              </w:rPr>
              <w:t>ПРИЛОЖЕНИЕ А</w:t>
            </w:r>
            <w:r w:rsidRPr="00BB7D63">
              <w:rPr>
                <w:rStyle w:val="a6"/>
                <w:rFonts w:ascii="Times New Roman" w:hAnsi="Times New Roman" w:cs="Times New Roman"/>
                <w:b w:val="0"/>
                <w:bCs w:val="0"/>
                <w:caps w:val="0"/>
                <w:webHidden/>
                <w:sz w:val="28"/>
                <w:szCs w:val="28"/>
                <w:u w:val="none"/>
              </w:rPr>
              <w:tab/>
            </w:r>
            <w:r w:rsidRPr="00BB7D63">
              <w:rPr>
                <w:rStyle w:val="a6"/>
                <w:rFonts w:ascii="Times New Roman" w:hAnsi="Times New Roman" w:cs="Times New Roman"/>
                <w:b w:val="0"/>
                <w:bCs w:val="0"/>
                <w:caps w:val="0"/>
                <w:webHidden/>
                <w:sz w:val="28"/>
                <w:szCs w:val="28"/>
                <w:u w:val="none"/>
              </w:rPr>
              <w:fldChar w:fldCharType="begin"/>
            </w:r>
            <w:r w:rsidRPr="00BB7D63">
              <w:rPr>
                <w:rStyle w:val="a6"/>
                <w:rFonts w:ascii="Times New Roman" w:hAnsi="Times New Roman" w:cs="Times New Roman"/>
                <w:b w:val="0"/>
                <w:bCs w:val="0"/>
                <w:caps w:val="0"/>
                <w:webHidden/>
                <w:sz w:val="28"/>
                <w:szCs w:val="28"/>
                <w:u w:val="none"/>
              </w:rPr>
              <w:instrText xml:space="preserve"> PAGEREF _Toc214681018 \h </w:instrText>
            </w:r>
            <w:r w:rsidRPr="00BB7D63">
              <w:rPr>
                <w:rStyle w:val="a6"/>
                <w:rFonts w:ascii="Times New Roman" w:hAnsi="Times New Roman" w:cs="Times New Roman"/>
                <w:b w:val="0"/>
                <w:bCs w:val="0"/>
                <w:caps w:val="0"/>
                <w:webHidden/>
                <w:sz w:val="28"/>
                <w:szCs w:val="28"/>
                <w:u w:val="none"/>
              </w:rPr>
            </w:r>
            <w:r w:rsidRPr="00BB7D63">
              <w:rPr>
                <w:rStyle w:val="a6"/>
                <w:rFonts w:ascii="Times New Roman" w:hAnsi="Times New Roman" w:cs="Times New Roman"/>
                <w:b w:val="0"/>
                <w:bCs w:val="0"/>
                <w:caps w:val="0"/>
                <w:webHidden/>
                <w:sz w:val="28"/>
                <w:szCs w:val="28"/>
                <w:u w:val="none"/>
              </w:rPr>
              <w:fldChar w:fldCharType="separate"/>
            </w:r>
            <w:r w:rsidR="00EF45EB">
              <w:rPr>
                <w:rStyle w:val="a6"/>
                <w:rFonts w:ascii="Times New Roman" w:hAnsi="Times New Roman" w:cs="Times New Roman"/>
                <w:b w:val="0"/>
                <w:bCs w:val="0"/>
                <w:caps w:val="0"/>
                <w:noProof/>
                <w:webHidden/>
                <w:sz w:val="28"/>
                <w:szCs w:val="28"/>
                <w:u w:val="none"/>
              </w:rPr>
              <w:t>26</w:t>
            </w:r>
            <w:r w:rsidRPr="00BB7D63">
              <w:rPr>
                <w:rStyle w:val="a6"/>
                <w:rFonts w:ascii="Times New Roman" w:hAnsi="Times New Roman" w:cs="Times New Roman"/>
                <w:b w:val="0"/>
                <w:bCs w:val="0"/>
                <w:caps w:val="0"/>
                <w:webHidden/>
                <w:sz w:val="28"/>
                <w:szCs w:val="28"/>
                <w:u w:val="none"/>
              </w:rPr>
              <w:fldChar w:fldCharType="end"/>
            </w:r>
          </w:hyperlink>
        </w:p>
        <w:p w14:paraId="58F7AC21" w14:textId="77777777" w:rsidR="00BB7D63" w:rsidRPr="00BB7D63" w:rsidRDefault="00BB7D63">
          <w:pPr>
            <w:pStyle w:val="11"/>
            <w:rPr>
              <w:rStyle w:val="a6"/>
              <w:rFonts w:ascii="Times New Roman" w:hAnsi="Times New Roman" w:cs="Times New Roman"/>
              <w:sz w:val="28"/>
              <w:szCs w:val="28"/>
              <w:u w:val="none"/>
            </w:rPr>
          </w:pPr>
          <w:hyperlink w:anchor="_Toc214681019" w:history="1">
            <w:r w:rsidRPr="00BB7D63">
              <w:rPr>
                <w:rStyle w:val="a6"/>
                <w:rFonts w:ascii="Times New Roman" w:hAnsi="Times New Roman" w:cs="Times New Roman"/>
                <w:b w:val="0"/>
                <w:bCs w:val="0"/>
                <w:caps w:val="0"/>
                <w:noProof/>
                <w:sz w:val="28"/>
                <w:szCs w:val="28"/>
                <w:u w:val="none"/>
              </w:rPr>
              <w:t>ПРИЛОЖЕНИЕ Б</w:t>
            </w:r>
            <w:r w:rsidRPr="00BB7D63">
              <w:rPr>
                <w:rStyle w:val="a6"/>
                <w:rFonts w:ascii="Times New Roman" w:hAnsi="Times New Roman" w:cs="Times New Roman"/>
                <w:b w:val="0"/>
                <w:bCs w:val="0"/>
                <w:caps w:val="0"/>
                <w:webHidden/>
                <w:sz w:val="28"/>
                <w:szCs w:val="28"/>
                <w:u w:val="none"/>
              </w:rPr>
              <w:tab/>
            </w:r>
            <w:r w:rsidRPr="00BB7D63">
              <w:rPr>
                <w:rStyle w:val="a6"/>
                <w:rFonts w:ascii="Times New Roman" w:hAnsi="Times New Roman" w:cs="Times New Roman"/>
                <w:b w:val="0"/>
                <w:bCs w:val="0"/>
                <w:caps w:val="0"/>
                <w:webHidden/>
                <w:sz w:val="28"/>
                <w:szCs w:val="28"/>
                <w:u w:val="none"/>
              </w:rPr>
              <w:fldChar w:fldCharType="begin"/>
            </w:r>
            <w:r w:rsidRPr="00BB7D63">
              <w:rPr>
                <w:rStyle w:val="a6"/>
                <w:rFonts w:ascii="Times New Roman" w:hAnsi="Times New Roman" w:cs="Times New Roman"/>
                <w:b w:val="0"/>
                <w:bCs w:val="0"/>
                <w:caps w:val="0"/>
                <w:webHidden/>
                <w:sz w:val="28"/>
                <w:szCs w:val="28"/>
                <w:u w:val="none"/>
              </w:rPr>
              <w:instrText xml:space="preserve"> PAGEREF _Toc214681019 \h </w:instrText>
            </w:r>
            <w:r w:rsidRPr="00BB7D63">
              <w:rPr>
                <w:rStyle w:val="a6"/>
                <w:rFonts w:ascii="Times New Roman" w:hAnsi="Times New Roman" w:cs="Times New Roman"/>
                <w:b w:val="0"/>
                <w:bCs w:val="0"/>
                <w:caps w:val="0"/>
                <w:webHidden/>
                <w:sz w:val="28"/>
                <w:szCs w:val="28"/>
                <w:u w:val="none"/>
              </w:rPr>
            </w:r>
            <w:r w:rsidRPr="00BB7D63">
              <w:rPr>
                <w:rStyle w:val="a6"/>
                <w:rFonts w:ascii="Times New Roman" w:hAnsi="Times New Roman" w:cs="Times New Roman"/>
                <w:b w:val="0"/>
                <w:bCs w:val="0"/>
                <w:caps w:val="0"/>
                <w:webHidden/>
                <w:sz w:val="28"/>
                <w:szCs w:val="28"/>
                <w:u w:val="none"/>
              </w:rPr>
              <w:fldChar w:fldCharType="separate"/>
            </w:r>
            <w:r w:rsidR="00EF45EB">
              <w:rPr>
                <w:rStyle w:val="a6"/>
                <w:rFonts w:ascii="Times New Roman" w:hAnsi="Times New Roman" w:cs="Times New Roman"/>
                <w:b w:val="0"/>
                <w:bCs w:val="0"/>
                <w:caps w:val="0"/>
                <w:noProof/>
                <w:webHidden/>
                <w:sz w:val="28"/>
                <w:szCs w:val="28"/>
                <w:u w:val="none"/>
              </w:rPr>
              <w:t>26</w:t>
            </w:r>
            <w:r w:rsidRPr="00BB7D63">
              <w:rPr>
                <w:rStyle w:val="a6"/>
                <w:rFonts w:ascii="Times New Roman" w:hAnsi="Times New Roman" w:cs="Times New Roman"/>
                <w:b w:val="0"/>
                <w:bCs w:val="0"/>
                <w:caps w:val="0"/>
                <w:webHidden/>
                <w:sz w:val="28"/>
                <w:szCs w:val="28"/>
                <w:u w:val="none"/>
              </w:rPr>
              <w:fldChar w:fldCharType="end"/>
            </w:r>
          </w:hyperlink>
        </w:p>
        <w:p w14:paraId="30936487" w14:textId="77777777" w:rsidR="004E794E" w:rsidRDefault="004816D7" w:rsidP="00BB7D63">
          <w:pPr>
            <w:pStyle w:val="11"/>
            <w:rPr>
              <w:noProof/>
              <w:szCs w:val="28"/>
            </w:rPr>
          </w:pPr>
          <w:r w:rsidRPr="004E794E">
            <w:rPr>
              <w:rFonts w:ascii="Times New Roman" w:hAnsi="Times New Roman" w:cs="Times New Roman"/>
              <w:b w:val="0"/>
              <w:bCs w:val="0"/>
              <w:caps w:val="0"/>
              <w:sz w:val="28"/>
              <w:szCs w:val="24"/>
            </w:rPr>
            <w:fldChar w:fldCharType="end"/>
          </w:r>
        </w:p>
      </w:sdtContent>
    </w:sdt>
    <w:p w14:paraId="21845028" w14:textId="77777777" w:rsidR="004816D7" w:rsidRDefault="004816D7" w:rsidP="004816D7">
      <w:pPr>
        <w:spacing w:after="25" w:line="259" w:lineRule="auto"/>
        <w:ind w:left="63" w:firstLine="0"/>
      </w:pPr>
    </w:p>
    <w:p w14:paraId="6C03E273" w14:textId="77777777" w:rsidR="006C74B4" w:rsidRDefault="006C74B4">
      <w:pPr>
        <w:spacing w:after="160" w:line="278" w:lineRule="auto"/>
        <w:ind w:left="0" w:firstLine="0"/>
        <w:jc w:val="left"/>
        <w:rPr>
          <w:b/>
          <w:sz w:val="32"/>
          <w:lang w:eastAsia="en-US" w:bidi="ar-SA"/>
        </w:rPr>
      </w:pPr>
      <w:r>
        <w:br w:type="page"/>
      </w:r>
    </w:p>
    <w:p w14:paraId="6C134066" w14:textId="77777777" w:rsidR="006C121A" w:rsidRPr="006C74B4" w:rsidRDefault="00000000">
      <w:pPr>
        <w:pStyle w:val="1"/>
        <w:numPr>
          <w:ilvl w:val="0"/>
          <w:numId w:val="0"/>
        </w:numPr>
        <w:ind w:right="11"/>
        <w:rPr>
          <w:lang w:val="ru-RU"/>
        </w:rPr>
      </w:pPr>
      <w:bookmarkStart w:id="0" w:name="_Toc214681001"/>
      <w:r w:rsidRPr="006C74B4">
        <w:rPr>
          <w:lang w:val="ru-RU"/>
        </w:rPr>
        <w:lastRenderedPageBreak/>
        <w:t>ВВЕДЕНИЕ</w:t>
      </w:r>
      <w:bookmarkEnd w:id="0"/>
      <w:r w:rsidRPr="006C74B4">
        <w:rPr>
          <w:lang w:val="ru-RU"/>
        </w:rPr>
        <w:t xml:space="preserve"> </w:t>
      </w:r>
    </w:p>
    <w:p w14:paraId="399A752D" w14:textId="77777777" w:rsidR="006C121A" w:rsidRDefault="00000000">
      <w:pPr>
        <w:spacing w:after="0" w:line="259" w:lineRule="auto"/>
        <w:ind w:left="63" w:firstLine="0"/>
        <w:jc w:val="center"/>
      </w:pPr>
      <w:r>
        <w:t xml:space="preserve"> </w:t>
      </w:r>
    </w:p>
    <w:p w14:paraId="758E1D61" w14:textId="77777777" w:rsidR="000B4155" w:rsidRDefault="000B4155" w:rsidP="000B4155">
      <w:pPr>
        <w:spacing w:after="0" w:line="240" w:lineRule="auto"/>
        <w:ind w:left="-15"/>
      </w:pPr>
      <w:r>
        <w:t>В условиях стремительной цифровизации корпоративного обучения и образовательных процессов особую актуальность приобретает задача автоматизации трудоемких этапов, таких как создание и проверка оценочных материалов. Существующие подходы, основанные на ручном формировании тестов, требуют значительных временных и интеллектуальных ресурсов, что замедляет внедрение новых учебных программ и обновление существующих баз знаний.</w:t>
      </w:r>
    </w:p>
    <w:p w14:paraId="680A10DD" w14:textId="77777777" w:rsidR="000B4155" w:rsidRDefault="000B4155" w:rsidP="000B4155">
      <w:pPr>
        <w:spacing w:after="0" w:line="240" w:lineRule="auto"/>
        <w:ind w:left="-15"/>
      </w:pPr>
      <w:r>
        <w:t>Целью данного курсового проекта является проектирование и разработка реляционной базы данных для веб-сервиса, предназначенного для автоматизированной генерации тестовых материалов на основе текстовых данных с использованием больших языковых моделей (LLM). Проектируемая система призвана решить ключевые проблемы современных инструментов: обеспечить высокий уровень конфиденциальности за счет локального развертывания и повысить качество генерируемого контента благодаря адаптации AI-моделей под специфику предметной области.</w:t>
      </w:r>
    </w:p>
    <w:p w14:paraId="6535ED96" w14:textId="77777777" w:rsidR="000B4155" w:rsidRDefault="000B4155" w:rsidP="000B4155">
      <w:pPr>
        <w:spacing w:after="0" w:line="240" w:lineRule="auto"/>
        <w:ind w:left="-15"/>
      </w:pPr>
      <w:r>
        <w:t xml:space="preserve">Основные задачи разработки включают создание надежной и масштабируемой структуры хранения данных, способной обеспечить полный цикл работы с контентом: от загрузки исходных документов и хранения сгенерированных вопросов до управления тестовыми сессиями, назначениями и анализа результатов. Внедрение такой системы позволит существенно сократить трудозатраты методистов и преподавателей, ускорить процессы аттестации и </w:t>
      </w:r>
      <w:proofErr w:type="spellStart"/>
      <w:r>
        <w:t>онбординга</w:t>
      </w:r>
      <w:proofErr w:type="spellEnd"/>
      <w:r>
        <w:t>, а также повысить объективность оценки знаний. Проект направлен на создание фундаментальной основы для современного и безопасного инструмента, который решает ключевые проблемы ручного создания тестов в корпоративной и академической среде.</w:t>
      </w:r>
    </w:p>
    <w:p w14:paraId="60E884A2" w14:textId="77777777" w:rsidR="000B4155" w:rsidRDefault="000B4155" w:rsidP="000B4155">
      <w:pPr>
        <w:spacing w:after="0" w:line="240" w:lineRule="auto"/>
        <w:ind w:left="-15"/>
      </w:pPr>
      <w:r>
        <w:t>В рамках данной работы будут выполнены следующие задачи:</w:t>
      </w:r>
    </w:p>
    <w:p w14:paraId="53351F54" w14:textId="77777777" w:rsidR="000B4155" w:rsidRDefault="000B4155" w:rsidP="000B4155">
      <w:pPr>
        <w:spacing w:after="0" w:line="240" w:lineRule="auto"/>
        <w:ind w:left="-15"/>
      </w:pPr>
      <w:r>
        <w:t>1 Анализ существующих аналогов и выявление их достоинств и недостатков.</w:t>
      </w:r>
    </w:p>
    <w:p w14:paraId="37FFC99C" w14:textId="77777777" w:rsidR="000B4155" w:rsidRDefault="000B4155" w:rsidP="000B4155">
      <w:pPr>
        <w:spacing w:after="0" w:line="240" w:lineRule="auto"/>
        <w:ind w:left="-15"/>
      </w:pPr>
      <w:r>
        <w:t>2 Формирование функциональных требований и выбор подходящих инструментов для разработки.</w:t>
      </w:r>
    </w:p>
    <w:p w14:paraId="6AE63551" w14:textId="77777777" w:rsidR="000B4155" w:rsidRDefault="000B4155" w:rsidP="000B4155">
      <w:pPr>
        <w:spacing w:after="0" w:line="240" w:lineRule="auto"/>
        <w:ind w:left="-15"/>
      </w:pPr>
      <w:r>
        <w:t xml:space="preserve">3 Проектирование базы данных, включая разработку инфологической и </w:t>
      </w:r>
      <w:proofErr w:type="spellStart"/>
      <w:r>
        <w:t>даталогической</w:t>
      </w:r>
      <w:proofErr w:type="spellEnd"/>
      <w:r>
        <w:t xml:space="preserve"> моделей.</w:t>
      </w:r>
    </w:p>
    <w:p w14:paraId="1C9867DA" w14:textId="77777777" w:rsidR="000B4155" w:rsidRDefault="000B4155" w:rsidP="000B4155">
      <w:pPr>
        <w:spacing w:after="0" w:line="240" w:lineRule="auto"/>
        <w:ind w:left="-15"/>
      </w:pPr>
      <w:r>
        <w:t>4 Создание физической базы данных с использованием выбранной СУБД.</w:t>
      </w:r>
    </w:p>
    <w:p w14:paraId="1DD4E0C0" w14:textId="77777777" w:rsidR="000B4155" w:rsidRDefault="000B4155" w:rsidP="000B4155">
      <w:pPr>
        <w:spacing w:after="0" w:line="240" w:lineRule="auto"/>
        <w:ind w:left="-15"/>
      </w:pPr>
      <w:r>
        <w:t>5 Проведение тестирования для оценки работоспособности и целостности базы данных.</w:t>
      </w:r>
    </w:p>
    <w:p w14:paraId="0ABEF554" w14:textId="77777777" w:rsidR="006C121A" w:rsidRPr="00FA3F81" w:rsidRDefault="000B4155" w:rsidP="000B4155">
      <w:pPr>
        <w:spacing w:after="0" w:line="240" w:lineRule="auto"/>
        <w:ind w:left="-15"/>
      </w:pPr>
      <w:r>
        <w:t>Центральным элементом данной работы является проектирование базы данных, которая должна гарантировать целостность информации, поддерживать сложные взаимосвязи между пользователями, контентом и результатами тестирования, а также обеспечивать высокую производительность при выполнении запросов.</w:t>
      </w:r>
    </w:p>
    <w:p w14:paraId="5AD6473E" w14:textId="77777777" w:rsidR="006C121A" w:rsidRPr="00FA3F81" w:rsidRDefault="00B304C7" w:rsidP="00B304C7">
      <w:pPr>
        <w:pStyle w:val="1"/>
        <w:numPr>
          <w:ilvl w:val="0"/>
          <w:numId w:val="0"/>
        </w:numPr>
        <w:ind w:left="10" w:right="0" w:firstLine="673"/>
        <w:jc w:val="both"/>
        <w:rPr>
          <w:lang w:val="ru-RU"/>
        </w:rPr>
      </w:pPr>
      <w:bookmarkStart w:id="1" w:name="_Toc214681002"/>
      <w:r w:rsidRPr="00FA3F81">
        <w:rPr>
          <w:lang w:val="ru-RU"/>
        </w:rPr>
        <w:lastRenderedPageBreak/>
        <w:t>1</w:t>
      </w:r>
      <w:r>
        <w:t> </w:t>
      </w:r>
      <w:r w:rsidRPr="00FA3F81">
        <w:rPr>
          <w:lang w:val="ru-RU"/>
        </w:rPr>
        <w:t>ОБЗОР СУЩЕСТВУЮЩИХ АНАЛОГОВ</w:t>
      </w:r>
      <w:bookmarkEnd w:id="1"/>
      <w:r w:rsidRPr="00FA3F81">
        <w:rPr>
          <w:lang w:val="ru-RU"/>
        </w:rPr>
        <w:t xml:space="preserve"> </w:t>
      </w:r>
    </w:p>
    <w:p w14:paraId="69780A69" w14:textId="77777777" w:rsidR="006C121A" w:rsidRDefault="00000000">
      <w:pPr>
        <w:spacing w:after="0" w:line="259" w:lineRule="auto"/>
        <w:ind w:left="63" w:firstLine="0"/>
        <w:jc w:val="center"/>
      </w:pPr>
      <w:r>
        <w:t xml:space="preserve"> </w:t>
      </w:r>
    </w:p>
    <w:p w14:paraId="3D3445C5" w14:textId="77777777" w:rsidR="006C121A" w:rsidRPr="00702DE4" w:rsidRDefault="000B4155">
      <w:pPr>
        <w:spacing w:after="0"/>
        <w:ind w:left="-15"/>
      </w:pPr>
      <w:bookmarkStart w:id="2" w:name="_Hlk212308561"/>
      <w:r w:rsidRPr="000B4155">
        <w:t>Перед началом проектирования автоматизированной системы необходимо провести анализ существующих на рынке решений, которые реализуют схожий функционал. Этот процесс позволяет выявить их сильные и слабые стороны, оценить степень удовлетворения потребностей корпоративного сектора, а также определить ключевые направления для улучшения и внедрения уникальных возможностей. Проведенный обзор способствует выбору оптимальных архитектурных и технологических решений при разработке собственной системы и помогает избежать недостатков, присущих существующим продуктам. На рынке можно выделить две основные категории аналогов: облачные сервисы для AI-генерации тестов и традиционные системы управления обучением (LMS).</w:t>
      </w:r>
    </w:p>
    <w:bookmarkEnd w:id="2"/>
    <w:p w14:paraId="1965786D" w14:textId="77777777" w:rsidR="006C121A" w:rsidRDefault="00000000">
      <w:pPr>
        <w:spacing w:after="10" w:line="259" w:lineRule="auto"/>
        <w:ind w:left="63" w:firstLine="0"/>
        <w:jc w:val="center"/>
      </w:pPr>
      <w:r>
        <w:t xml:space="preserve"> </w:t>
      </w:r>
    </w:p>
    <w:p w14:paraId="64C9A99D" w14:textId="77777777" w:rsidR="006C121A" w:rsidRPr="000B4155" w:rsidRDefault="00702DE4" w:rsidP="003C35AC">
      <w:pPr>
        <w:pStyle w:val="2"/>
        <w:numPr>
          <w:ilvl w:val="0"/>
          <w:numId w:val="0"/>
        </w:numPr>
        <w:ind w:left="10" w:firstLine="673"/>
        <w:rPr>
          <w:lang w:val="ru-RU"/>
        </w:rPr>
      </w:pPr>
      <w:bookmarkStart w:id="3" w:name="_Toc214681003"/>
      <w:r w:rsidRPr="000B4155">
        <w:rPr>
          <w:lang w:val="ru-RU"/>
        </w:rPr>
        <w:t>1.1</w:t>
      </w:r>
      <w:r w:rsidRPr="00702DE4">
        <w:t> </w:t>
      </w:r>
      <w:r w:rsidR="000B4155" w:rsidRPr="000B4155">
        <w:rPr>
          <w:lang w:val="ru-RU"/>
        </w:rPr>
        <w:t xml:space="preserve">Облачные AI-генераторы тестов (Questgen.ai, </w:t>
      </w:r>
      <w:proofErr w:type="spellStart"/>
      <w:r w:rsidR="000B4155" w:rsidRPr="000B4155">
        <w:rPr>
          <w:lang w:val="ru-RU"/>
        </w:rPr>
        <w:t>Quizizz</w:t>
      </w:r>
      <w:proofErr w:type="spellEnd"/>
      <w:r w:rsidR="000B4155" w:rsidRPr="000B4155">
        <w:rPr>
          <w:lang w:val="ru-RU"/>
        </w:rPr>
        <w:t xml:space="preserve"> AI, Conker.ai)</w:t>
      </w:r>
      <w:bookmarkEnd w:id="3"/>
    </w:p>
    <w:p w14:paraId="277CD8D5" w14:textId="77777777" w:rsidR="00702DE4" w:rsidRDefault="00702DE4" w:rsidP="00702DE4">
      <w:pPr>
        <w:pStyle w:val="a4"/>
        <w:spacing w:after="25" w:line="259" w:lineRule="auto"/>
        <w:ind w:left="1103" w:firstLine="0"/>
      </w:pPr>
    </w:p>
    <w:p w14:paraId="7B973353" w14:textId="77777777" w:rsidR="000B4155" w:rsidRDefault="000B4155" w:rsidP="000B4155">
      <w:pPr>
        <w:spacing w:after="24" w:line="259" w:lineRule="auto"/>
        <w:ind w:left="0" w:firstLine="708"/>
      </w:pPr>
      <w:r>
        <w:t xml:space="preserve">Данная категория представляет собой </w:t>
      </w:r>
      <w:proofErr w:type="spellStart"/>
      <w:r>
        <w:t>SaaS</w:t>
      </w:r>
      <w:proofErr w:type="spellEnd"/>
      <w:r>
        <w:t>-платформы, которые используют искусственный интеллект для автоматического создания тестов. Принцип их работы заключается в том, что пользователь загружает исходный материал в виде текста, документа или ссылки на веб-ресурс, после чего облачный сервис на базе универсальных больших языковых моделей, таких как GPT, генерирует набор вопросов и вариантов ответов.</w:t>
      </w:r>
    </w:p>
    <w:p w14:paraId="7298F015" w14:textId="77777777" w:rsidR="000B4155" w:rsidRDefault="000B4155" w:rsidP="000B4155">
      <w:pPr>
        <w:spacing w:after="24" w:line="259" w:lineRule="auto"/>
        <w:ind w:left="0" w:firstLine="708"/>
      </w:pPr>
      <w:r>
        <w:t>Преимущества таких систем заключаются в их доступности и простоте использования. Они не требуют установки и настройки, имеют интуитивно понятный интерфейс и позволяют получить результат в кратчайшие сроки. Это делает их удобным инструментом для решения несложных образовательных задач, не требующих обработки конфиденциальной информации.</w:t>
      </w:r>
    </w:p>
    <w:p w14:paraId="703F5C6C" w14:textId="77777777" w:rsidR="000B4155" w:rsidRDefault="000B4155" w:rsidP="000B4155">
      <w:pPr>
        <w:spacing w:after="24" w:line="259" w:lineRule="auto"/>
        <w:ind w:left="0" w:firstLine="708"/>
      </w:pPr>
      <w:r>
        <w:t xml:space="preserve">Однако для корпоративного использования такие сервисы имеют ряд критических недостатков. Во-первых, главным барьером является проблема безопасности: все исходные материалы, которые могут содержать коммерческую тайну, персональные данные или другую чувствительную информацию, передаются и обрабатываются на сторонних серверах, что создает прямой и неприемлемый риск утечки данных. Во-вторых, качество генерируемого контента часто бывает поверхностным. Универсальные языковые модели не способны понять узкоспециализированный контекст, внутреннюю терминологию и нюансы корпоративных материалов, что приводит к созданию некорректных или методологически слабых вопросов. Наконец, работа по подписной модели приводит к постоянным операционным </w:t>
      </w:r>
      <w:r>
        <w:lastRenderedPageBreak/>
        <w:t>расходам, которые могут стать значительными при большом количестве пользователей.</w:t>
      </w:r>
    </w:p>
    <w:p w14:paraId="49C992BF" w14:textId="77777777" w:rsidR="000B4155" w:rsidRDefault="000B4155" w:rsidP="000B4155">
      <w:pPr>
        <w:spacing w:after="24" w:line="259" w:lineRule="auto"/>
        <w:ind w:left="0" w:firstLine="708"/>
      </w:pPr>
      <w:r>
        <w:t>Таким образом, облачные генераторы являются удобным, но ограниченным инструментом, не подходящим для серьезных корпоративных задач, где безопасность и релевантность контента стоят на первом месте.</w:t>
      </w:r>
    </w:p>
    <w:p w14:paraId="550F786F" w14:textId="77777777" w:rsidR="003C35AC" w:rsidRPr="003C35AC" w:rsidRDefault="003C35AC" w:rsidP="003C35AC">
      <w:pPr>
        <w:spacing w:after="24" w:line="259" w:lineRule="auto"/>
        <w:ind w:left="0" w:firstLine="708"/>
      </w:pPr>
    </w:p>
    <w:p w14:paraId="4D8C2C5D" w14:textId="77777777" w:rsidR="006C121A" w:rsidRPr="00702DE4" w:rsidRDefault="00702DE4" w:rsidP="00702DE4">
      <w:pPr>
        <w:pStyle w:val="2"/>
        <w:numPr>
          <w:ilvl w:val="0"/>
          <w:numId w:val="0"/>
        </w:numPr>
        <w:ind w:left="10" w:right="0" w:firstLine="673"/>
        <w:rPr>
          <w:lang w:val="ru-RU"/>
        </w:rPr>
      </w:pPr>
      <w:bookmarkStart w:id="4" w:name="_Toc214681004"/>
      <w:r>
        <w:rPr>
          <w:lang w:val="ru-RU"/>
        </w:rPr>
        <w:t>1.2 </w:t>
      </w:r>
      <w:r w:rsidR="000B4155" w:rsidRPr="000B4155">
        <w:rPr>
          <w:lang w:val="ru-RU"/>
        </w:rPr>
        <w:t>Традиционные системы управления обучением (</w:t>
      </w:r>
      <w:proofErr w:type="spellStart"/>
      <w:r w:rsidR="000B4155" w:rsidRPr="000B4155">
        <w:rPr>
          <w:lang w:val="ru-RU"/>
        </w:rPr>
        <w:t>Moodle</w:t>
      </w:r>
      <w:proofErr w:type="spellEnd"/>
      <w:r w:rsidR="000B4155" w:rsidRPr="000B4155">
        <w:rPr>
          <w:lang w:val="ru-RU"/>
        </w:rPr>
        <w:t xml:space="preserve">, </w:t>
      </w:r>
      <w:proofErr w:type="spellStart"/>
      <w:r w:rsidR="000B4155" w:rsidRPr="000B4155">
        <w:rPr>
          <w:lang w:val="ru-RU"/>
        </w:rPr>
        <w:t>iSpring</w:t>
      </w:r>
      <w:proofErr w:type="spellEnd"/>
      <w:r w:rsidR="000B4155" w:rsidRPr="000B4155">
        <w:rPr>
          <w:lang w:val="ru-RU"/>
        </w:rPr>
        <w:t xml:space="preserve"> Suite)</w:t>
      </w:r>
      <w:bookmarkEnd w:id="4"/>
    </w:p>
    <w:p w14:paraId="158ED729" w14:textId="77777777" w:rsidR="003C35AC" w:rsidRDefault="00000000" w:rsidP="003C35AC">
      <w:pPr>
        <w:spacing w:after="28" w:line="259" w:lineRule="auto"/>
        <w:ind w:left="0" w:firstLine="0"/>
        <w:jc w:val="left"/>
      </w:pPr>
      <w:r>
        <w:t xml:space="preserve"> </w:t>
      </w:r>
      <w:r w:rsidR="003C35AC">
        <w:tab/>
      </w:r>
    </w:p>
    <w:p w14:paraId="23E0FE89" w14:textId="77777777" w:rsidR="000B4155" w:rsidRDefault="000B4155" w:rsidP="000B4155">
      <w:pPr>
        <w:spacing w:after="0"/>
        <w:ind w:left="-15"/>
      </w:pPr>
      <w:r>
        <w:t>Вторую категорию аналогов составляют классические системы управления обучением, или LMS. Это мощные и комплексные платформы, предназначенные для организации, проведения и контроля всего учебного процесса в компании или учебном заведении. Они предоставляют широкий функционал для размещения курсов, назначения обучения, отслеживания прогресса и коммуникации.</w:t>
      </w:r>
    </w:p>
    <w:p w14:paraId="0991A1EB" w14:textId="77777777" w:rsidR="000B4155" w:rsidRDefault="000B4155" w:rsidP="000B4155">
      <w:pPr>
        <w:spacing w:after="0"/>
        <w:ind w:left="-15"/>
      </w:pPr>
      <w:r>
        <w:t>Основным преимуществом данных систем является их комплексный подход к управлению обучением. Они позволяют выстроить полноценную образовательную экосистему и являются отраслевым стандартом во многих организациях. Некоторые современные LMS начинают интегрировать элементы искусственного интеллекта, однако, как правило, это сводится к интеграции с теми же облачными сервисами, что и в первой категории, с сохранением всех их недостатков.</w:t>
      </w:r>
    </w:p>
    <w:p w14:paraId="32FD672C" w14:textId="77777777" w:rsidR="000B4155" w:rsidRDefault="000B4155" w:rsidP="000B4155">
      <w:pPr>
        <w:spacing w:after="0"/>
        <w:ind w:left="-15"/>
      </w:pPr>
      <w:r>
        <w:t>Ключевым недостатком традиционных LMS в контексте нашего проекта является то, что они не решают основную проблему — автоматизацию создания контента. Конструкторы тестов в подавляющем большинстве таких систем являются полностью ручными. Они предоставляют платформу для размещения и проведения тестирования, но вся работа по изучению материалов, составлению вопросов и вариантов ответов ложится на плечи методистов и экспертов. Это делает процесс создания тестов таким же трудоемким и длительным, как и без использования LMS.</w:t>
      </w:r>
    </w:p>
    <w:p w14:paraId="3E6BE2AB" w14:textId="77777777" w:rsidR="006C121A" w:rsidRDefault="000B4155" w:rsidP="000B4155">
      <w:pPr>
        <w:spacing w:after="0"/>
        <w:ind w:left="-15"/>
      </w:pPr>
      <w:r>
        <w:t>Проведенный анализ показал, что на рынке существует незанятая ниша для продукта, который бы объединил в себе автоматизацию создания контента с помощью AI и строгие требования корпоративного сектора к безопасности данных. Ни одно из существующих решений не предлагает локального развертывания интеллектуального генератора тестов, адаптированного под специфику клиента. Это подтверждает актуальность и востребованность разработки веб-сервиса, который предоставит компаниям полный контроль над своими данными и высокое качество оценочных материалов.</w:t>
      </w:r>
    </w:p>
    <w:p w14:paraId="4BE3923D" w14:textId="77777777" w:rsidR="006C74B4" w:rsidRPr="00366C76" w:rsidRDefault="006C74B4" w:rsidP="00712832">
      <w:pPr>
        <w:ind w:left="0" w:firstLine="567"/>
      </w:pPr>
      <w:r>
        <w:br w:type="page"/>
      </w:r>
    </w:p>
    <w:p w14:paraId="746DF903" w14:textId="77777777" w:rsidR="006C121A" w:rsidRPr="006C74B4" w:rsidRDefault="00712832" w:rsidP="00712832">
      <w:pPr>
        <w:pStyle w:val="1"/>
        <w:numPr>
          <w:ilvl w:val="0"/>
          <w:numId w:val="0"/>
        </w:numPr>
        <w:ind w:left="964" w:right="0" w:hanging="255"/>
        <w:jc w:val="left"/>
        <w:rPr>
          <w:lang w:val="ru-RU"/>
        </w:rPr>
      </w:pPr>
      <w:bookmarkStart w:id="5" w:name="_Toc214681005"/>
      <w:r>
        <w:rPr>
          <w:lang w:val="ru-RU"/>
        </w:rPr>
        <w:lastRenderedPageBreak/>
        <w:t>2 </w:t>
      </w:r>
      <w:r w:rsidRPr="006C74B4">
        <w:rPr>
          <w:lang w:val="ru-RU"/>
        </w:rPr>
        <w:t>ФУНКЦИОНАЛЬНЫЕ ТРЕБОВАНИЯ И ИНСТРУМЕНТЫ РАЗРАБОТКИ</w:t>
      </w:r>
      <w:bookmarkEnd w:id="5"/>
      <w:r w:rsidRPr="006C74B4">
        <w:rPr>
          <w:lang w:val="ru-RU"/>
        </w:rPr>
        <w:t xml:space="preserve"> </w:t>
      </w:r>
    </w:p>
    <w:p w14:paraId="39F6D38A" w14:textId="77777777" w:rsidR="006C121A" w:rsidRDefault="00000000">
      <w:pPr>
        <w:spacing w:after="28" w:line="259" w:lineRule="auto"/>
        <w:ind w:left="63" w:firstLine="0"/>
        <w:jc w:val="center"/>
      </w:pPr>
      <w:r>
        <w:t xml:space="preserve"> </w:t>
      </w:r>
    </w:p>
    <w:p w14:paraId="4D1E1AE4" w14:textId="77777777" w:rsidR="006C121A" w:rsidRPr="00712832" w:rsidRDefault="00712832" w:rsidP="00712832">
      <w:pPr>
        <w:pStyle w:val="2"/>
        <w:numPr>
          <w:ilvl w:val="0"/>
          <w:numId w:val="0"/>
        </w:numPr>
        <w:ind w:left="10" w:right="0" w:firstLine="673"/>
        <w:rPr>
          <w:lang w:val="ru-RU"/>
        </w:rPr>
      </w:pPr>
      <w:bookmarkStart w:id="6" w:name="_Toc214681006"/>
      <w:bookmarkStart w:id="7" w:name="_Hlk212309990"/>
      <w:r>
        <w:rPr>
          <w:lang w:val="ru-RU"/>
        </w:rPr>
        <w:t>2.1 </w:t>
      </w:r>
      <w:r w:rsidRPr="00712832">
        <w:rPr>
          <w:lang w:val="ru-RU"/>
        </w:rPr>
        <w:t>Функциональные требования к системе</w:t>
      </w:r>
      <w:bookmarkEnd w:id="6"/>
      <w:r w:rsidRPr="00712832">
        <w:rPr>
          <w:lang w:val="ru-RU"/>
        </w:rPr>
        <w:t xml:space="preserve">  </w:t>
      </w:r>
    </w:p>
    <w:bookmarkEnd w:id="7"/>
    <w:p w14:paraId="16FA7ACB" w14:textId="77777777" w:rsidR="006C121A" w:rsidRDefault="00000000">
      <w:pPr>
        <w:spacing w:after="28" w:line="259" w:lineRule="auto"/>
        <w:ind w:left="63" w:firstLine="0"/>
        <w:jc w:val="center"/>
      </w:pPr>
      <w:r>
        <w:t xml:space="preserve"> </w:t>
      </w:r>
    </w:p>
    <w:p w14:paraId="224568AF" w14:textId="77777777" w:rsidR="000B4155" w:rsidRDefault="000B4155" w:rsidP="000B4155">
      <w:pPr>
        <w:ind w:left="0"/>
      </w:pPr>
      <w:r>
        <w:t>Основной задачей разрабатываемого веб-сервиса является комплексная автоматизация процесса тестирования в корпоративной среде, начиная от создания оценочных материалов и заканчивая анализом результатов. Система должна предоставлять безопасный, интуитивно понятный и эффективный инструмент для двух ключевых категорий пользователей: администраторов, отвечающих за контент, и сотрудников, проходящих тестирование.</w:t>
      </w:r>
    </w:p>
    <w:p w14:paraId="5BCDB81F" w14:textId="77777777" w:rsidR="000B4155" w:rsidRDefault="000B4155" w:rsidP="000B4155">
      <w:pPr>
        <w:ind w:left="0"/>
      </w:pPr>
      <w:r>
        <w:t>Ключевые функциональные требования к системе определяются на основе ролевой модели доступа. Для роли «Администратор», которую выполняют специалисты по обучению, методисты или руководители, должен быть реализован полный набор инструментов для управления контентом и тестированием. Это включает возможность безопасной загрузки в систему исходных текстовых материалов в форматах .</w:t>
      </w:r>
      <w:proofErr w:type="spellStart"/>
      <w:r>
        <w:t>txt</w:t>
      </w:r>
      <w:proofErr w:type="spellEnd"/>
      <w:r>
        <w:t xml:space="preserve"> и .</w:t>
      </w:r>
      <w:proofErr w:type="spellStart"/>
      <w:r>
        <w:t>md</w:t>
      </w:r>
      <w:proofErr w:type="spellEnd"/>
      <w:r>
        <w:t>, на основе которых будет происходить генерация вопросов. Администратор должен иметь возможность запускать асинхронную задачу по интеллектуальной обработке документов, а после ее завершения — просматривать, редактировать или удалять сгенерированный пул вопросов и ответов. Также должна быть предусмотрена функция ручного создания вопросов для максимальной гибкости. На основе сформированного пула вопросов администратор должен уметь создавать тестовые сессии, устанавливать для них параметры, такие как ограничение по времени или количество попыток, и назначать их конкретным сотрудникам или целым отделам.</w:t>
      </w:r>
    </w:p>
    <w:p w14:paraId="7E1D6017" w14:textId="77777777" w:rsidR="000B4155" w:rsidRDefault="000B4155" w:rsidP="000B4155">
      <w:pPr>
        <w:ind w:left="0"/>
      </w:pPr>
      <w:r>
        <w:t>Для роли «Пользователь», то есть рядового сотрудника, система должна предоставлять простой и удобный интерфейс для прохождения аттестации. Пользователь должен иметь доступ к личному кабинету, где отображается список всех назначенных ему тестов. Процесс прохождения тестирования должен быть реализован в интерактивном формате, а результат — автоматически рассчитываться и отображаться сразу после завершения попытки. Кроме того, система должна хранить историю всех пройденных тестов, предоставляя пользователю доступ к архиву своих результатов для самоанализа.</w:t>
      </w:r>
    </w:p>
    <w:p w14:paraId="47FC4299" w14:textId="77777777" w:rsidR="006C121A" w:rsidRDefault="000B4155" w:rsidP="000B4155">
      <w:pPr>
        <w:ind w:left="0"/>
      </w:pPr>
      <w:r>
        <w:t xml:space="preserve">Для обеспечения аналитических функций система должна предоставлять администратору доступ к сводной статистике по успеваемости. Необходимо реализовать дашборды и отчеты, которые позволят оценивать уровень знаний как отдельных сотрудников, так и целых отделов, анализировать сложность вопросов и отслеживать общий прогресс в обучении. Таким образом, </w:t>
      </w:r>
      <w:r>
        <w:lastRenderedPageBreak/>
        <w:t>реализация перечисленных функциональных требований позволит создать целостную и самодостаточную систему, закрывающую все потребности корпоративного обучения в области создания и проведения тестирования.</w:t>
      </w:r>
      <w:r w:rsidR="00C343F4">
        <w:t xml:space="preserve"> </w:t>
      </w:r>
    </w:p>
    <w:p w14:paraId="3393C552" w14:textId="77777777" w:rsidR="006C121A" w:rsidRDefault="00000000">
      <w:pPr>
        <w:spacing w:after="23" w:line="259" w:lineRule="auto"/>
        <w:ind w:left="63" w:firstLine="0"/>
        <w:jc w:val="center"/>
      </w:pPr>
      <w:r>
        <w:t xml:space="preserve"> </w:t>
      </w:r>
    </w:p>
    <w:p w14:paraId="4705972E" w14:textId="77777777" w:rsidR="006C121A" w:rsidRPr="000B4155" w:rsidRDefault="00C343F4" w:rsidP="00C343F4">
      <w:pPr>
        <w:pStyle w:val="2"/>
        <w:numPr>
          <w:ilvl w:val="0"/>
          <w:numId w:val="0"/>
        </w:numPr>
        <w:ind w:left="10" w:right="0" w:firstLine="688"/>
        <w:rPr>
          <w:lang w:val="ru-RU"/>
        </w:rPr>
      </w:pPr>
      <w:bookmarkStart w:id="8" w:name="_Toc214681007"/>
      <w:r w:rsidRPr="00C343F4">
        <w:rPr>
          <w:lang w:val="ru-RU"/>
        </w:rPr>
        <w:t xml:space="preserve">2.2 </w:t>
      </w:r>
      <w:r>
        <w:rPr>
          <w:lang w:val="ru-RU"/>
        </w:rPr>
        <w:t xml:space="preserve">Выбор </w:t>
      </w:r>
      <w:r w:rsidRPr="000B4155">
        <w:rPr>
          <w:lang w:val="ru-RU"/>
        </w:rPr>
        <w:t>СУБД</w:t>
      </w:r>
      <w:bookmarkEnd w:id="8"/>
      <w:r w:rsidRPr="000B4155">
        <w:rPr>
          <w:lang w:val="ru-RU"/>
        </w:rPr>
        <w:t xml:space="preserve"> </w:t>
      </w:r>
    </w:p>
    <w:p w14:paraId="3C85A8FC" w14:textId="77777777" w:rsidR="006C121A" w:rsidRDefault="00000000" w:rsidP="00C343F4">
      <w:pPr>
        <w:spacing w:after="0" w:line="259" w:lineRule="auto"/>
        <w:ind w:left="0" w:firstLine="709"/>
        <w:jc w:val="center"/>
      </w:pPr>
      <w:bookmarkStart w:id="9" w:name="_Hlk212310701"/>
      <w:r>
        <w:t xml:space="preserve"> </w:t>
      </w:r>
    </w:p>
    <w:p w14:paraId="6EB0AD40" w14:textId="77777777" w:rsidR="00C343F4" w:rsidRDefault="00C343F4" w:rsidP="00C343F4">
      <w:pPr>
        <w:ind w:left="0" w:firstLine="709"/>
      </w:pPr>
      <w:r>
        <w:t>Для реализации разрабатываемого программного продукта выбран подход, основанный на использовании реляционной модели данных. Это решение обусловлено необходимостью структурированного хранения и обработки большого количества взаимосвязанных данных, включая сведения о пользователях, расписаниях, учебных дисциплинах, результатах успеваемости и заявках студентов. Реляционная структура обеспечивает логическую целостность данных, удобство их представления в виде таблиц и эффективность при выполнении запросов различной сложности.</w:t>
      </w:r>
    </w:p>
    <w:p w14:paraId="0AF36B10" w14:textId="77777777" w:rsidR="00C343F4" w:rsidRDefault="00C343F4" w:rsidP="00086852">
      <w:pPr>
        <w:ind w:left="0" w:firstLine="709"/>
      </w:pPr>
      <w:r>
        <w:t>Выбор архитектуры и типа СУБД определяется задачами системы и особенностями её функционирования как в онлайн-, так и в офлайн-режиме. Хранилище данных должно поддерживать возможность локального хранения информации на клиентском устройстве и синхронизации с серверной базой при наличии интернет-соединения. Такой подход позволяет обеспечить стабильную работу системы, доступность информации и целостность данных даже при временном отсутствии сети.</w:t>
      </w:r>
    </w:p>
    <w:p w14:paraId="375EED33" w14:textId="77777777" w:rsidR="006C121A" w:rsidRDefault="00000000" w:rsidP="00C343F4">
      <w:pPr>
        <w:ind w:left="708" w:firstLine="0"/>
      </w:pPr>
      <w:r>
        <w:t xml:space="preserve">Требования к СУБД: </w:t>
      </w:r>
    </w:p>
    <w:p w14:paraId="4FBE93B2" w14:textId="77777777" w:rsidR="00C343F4" w:rsidRDefault="00C343F4" w:rsidP="00C343F4">
      <w:pPr>
        <w:ind w:left="0" w:firstLine="709"/>
      </w:pPr>
      <w:r>
        <w:t>1 Поддержка работы с большими объемами данных. Система должна корректно функционировать при хранении значительных объёмов информации о пользователях, расписаниях и учебных процессах. Важно обеспечить высокую скорость выполнения операций чтения, записи и обновления данных без существенной потери производительности.</w:t>
      </w:r>
    </w:p>
    <w:p w14:paraId="5D34E928" w14:textId="77777777" w:rsidR="00C343F4" w:rsidRDefault="00C343F4" w:rsidP="00C343F4">
      <w:pPr>
        <w:ind w:left="0" w:firstLine="709"/>
      </w:pPr>
      <w:r>
        <w:t xml:space="preserve">2 Гарантия целостности и согласованности данных. СУБД должна поддерживать </w:t>
      </w:r>
      <w:proofErr w:type="spellStart"/>
      <w:r>
        <w:t>транзакционность</w:t>
      </w:r>
      <w:proofErr w:type="spellEnd"/>
      <w:r>
        <w:t xml:space="preserve"> и выполнять ACID-свойства, что гарантирует корректность операций при одновременном обращении множества пользователей и в случае возможных сбоев соединения или ошибок приложения.</w:t>
      </w:r>
    </w:p>
    <w:p w14:paraId="51E18709" w14:textId="77777777" w:rsidR="00C343F4" w:rsidRDefault="00C343F4" w:rsidP="00C343F4">
      <w:pPr>
        <w:ind w:left="0" w:firstLine="709"/>
      </w:pPr>
      <w:r>
        <w:t>3 Высокая производительность при обработке запросов. Приложение активно использует выборки и фильтрацию по множеству параметров – дате, преподавателю, дисциплине и т.д. СУБД должна обеспечивать эффективное выполнение таких запросов и минимизировать время отклика при поиске данных.</w:t>
      </w:r>
    </w:p>
    <w:p w14:paraId="54064680" w14:textId="77777777" w:rsidR="00C343F4" w:rsidRDefault="00C343F4" w:rsidP="00C343F4">
      <w:pPr>
        <w:ind w:left="0" w:firstLine="709"/>
      </w:pPr>
      <w:r>
        <w:t xml:space="preserve">4 Масштабируемость и расширяемость. Архитектура базы данных должна позволять увеличение объёма хранимых данных и количества пользователей без потери производительности. При необходимости должна </w:t>
      </w:r>
      <w:r>
        <w:lastRenderedPageBreak/>
        <w:t>быть возможность распределённого хранения данных или расширения функционала без переработки структуры.</w:t>
      </w:r>
    </w:p>
    <w:p w14:paraId="0FCB7B5D" w14:textId="77777777" w:rsidR="00C343F4" w:rsidRDefault="00C343F4" w:rsidP="00C343F4">
      <w:pPr>
        <w:ind w:left="0" w:firstLine="709"/>
      </w:pPr>
      <w:r>
        <w:t>5 Поддержка синхронизации данных. Система должна обеспечивать двусторонний обмен информацией между клиентской и серверной частью. При восстановлении интернет-соединения СУБД должна корректно обрабатывать обновления, разрешая возможные конфликты данных.</w:t>
      </w:r>
    </w:p>
    <w:p w14:paraId="0C48509E" w14:textId="77777777" w:rsidR="00C343F4" w:rsidRDefault="00C343F4" w:rsidP="00C343F4">
      <w:pPr>
        <w:ind w:left="0" w:firstLine="709"/>
      </w:pPr>
      <w:r>
        <w:t>6 Поддержка офлайн-доступа. Необходимо предусмотреть возможность локального хранения данных на устройстве пользователя. Это позволит студентам работать с ранее загруженной информацией при отсутствии интернет-соединения.</w:t>
      </w:r>
    </w:p>
    <w:p w14:paraId="4D4968DB" w14:textId="77777777" w:rsidR="00C343F4" w:rsidRDefault="00C343F4" w:rsidP="00C343F4">
      <w:pPr>
        <w:ind w:left="0" w:firstLine="709"/>
      </w:pPr>
      <w:r>
        <w:t>7 Обеспечение безопасности данных. СУБД должна предоставлять средства защиты персональной информации, включая контроль доступа, шифрование и безопасное хранение учетных данных. Должна быть реализована защита от несанкционированного доступа и утечки данных.</w:t>
      </w:r>
    </w:p>
    <w:p w14:paraId="144880E3" w14:textId="77777777" w:rsidR="00C343F4" w:rsidRDefault="00C343F4" w:rsidP="00C343F4">
      <w:pPr>
        <w:ind w:left="0" w:firstLine="709"/>
      </w:pPr>
      <w:r>
        <w:t>8 Минимальные требования к вычислительным ресурсам. Так как приложение ориентировано на мобильные устройства, важно, чтобы выбранная система управления базами данных имела низкие требования к памяти и процессорным ресурсам, не влияя на стабильность работы приложения.</w:t>
      </w:r>
    </w:p>
    <w:p w14:paraId="3C854A73" w14:textId="77777777" w:rsidR="006C121A" w:rsidRDefault="00C343F4" w:rsidP="00C343F4">
      <w:pPr>
        <w:spacing w:after="0"/>
        <w:ind w:left="-15"/>
      </w:pPr>
      <w:r>
        <w:t>9 </w:t>
      </w:r>
      <w:bookmarkEnd w:id="9"/>
      <w:r>
        <w:t>Надёжность и отказоустойчивость. Система хранения данных должна обеспечивать стабильную работу даже при сбоях и внезапных отключениях, а также гарантировать сохранение и восстановление информации после сбоев.</w:t>
      </w:r>
    </w:p>
    <w:p w14:paraId="6085EA47" w14:textId="77777777" w:rsidR="00C343F4" w:rsidRDefault="00C343F4" w:rsidP="00C343F4">
      <w:pPr>
        <w:spacing w:after="0"/>
        <w:ind w:left="-15"/>
      </w:pPr>
      <w:r w:rsidRPr="00C343F4">
        <w:t>Таким образом, выбранный подход к организации хранения данных обеспечивает надёжность, безопасность и эффективность функционирования системы. Он позволяет реализовать все ключевые функции приложения, обеспечивая стабильный доступ к информации, поддержку офлайн-режима и возможность дальнейшего масштабирования без снижения производительности.</w:t>
      </w:r>
    </w:p>
    <w:p w14:paraId="0C799118" w14:textId="77777777" w:rsidR="006C121A" w:rsidRPr="005A3106" w:rsidRDefault="00C343F4" w:rsidP="008F31D4">
      <w:pPr>
        <w:spacing w:after="0"/>
        <w:ind w:left="-15"/>
      </w:pPr>
      <w:r>
        <w:t xml:space="preserve">Рассмотрим самый популярный </w:t>
      </w:r>
      <w:r>
        <w:rPr>
          <w:lang w:val="en-US"/>
        </w:rPr>
        <w:t>SQL</w:t>
      </w:r>
      <w:r>
        <w:t xml:space="preserve"> базы данных.</w:t>
      </w:r>
    </w:p>
    <w:p w14:paraId="2EBFFD64" w14:textId="77777777" w:rsidR="006C121A" w:rsidRPr="00870906" w:rsidRDefault="00C343F4" w:rsidP="00086852">
      <w:pPr>
        <w:ind w:left="0" w:firstLine="709"/>
        <w:rPr>
          <w:b/>
        </w:rPr>
      </w:pPr>
      <w:bookmarkStart w:id="10" w:name="_Hlk212311367"/>
      <w:bookmarkStart w:id="11" w:name="_Toc212319389"/>
      <w:bookmarkStart w:id="12" w:name="_Hlk212311708"/>
      <w:r w:rsidRPr="00086852">
        <w:rPr>
          <w:b/>
          <w:bCs/>
        </w:rPr>
        <w:t>2.2.1 </w:t>
      </w:r>
      <w:bookmarkEnd w:id="10"/>
      <w:proofErr w:type="spellStart"/>
      <w:r w:rsidR="00870906" w:rsidRPr="00086852">
        <w:rPr>
          <w:bCs/>
        </w:rPr>
        <w:t>PostgreSQL</w:t>
      </w:r>
      <w:proofErr w:type="spellEnd"/>
      <w:r w:rsidR="00870906" w:rsidRPr="00086852">
        <w:rPr>
          <w:bCs/>
        </w:rPr>
        <w:t xml:space="preserve"> – одна из наиболее мощных и гибких реляционных СУБД с открытым ис</w:t>
      </w:r>
      <w:r w:rsidR="00870906" w:rsidRPr="00870906">
        <w:t xml:space="preserve">ходным кодом. Её разработка началась в 1986 году профессором Майклом </w:t>
      </w:r>
      <w:proofErr w:type="spellStart"/>
      <w:r w:rsidR="00870906" w:rsidRPr="00870906">
        <w:t>Стоунбрейкером</w:t>
      </w:r>
      <w:proofErr w:type="spellEnd"/>
      <w:r w:rsidR="00870906" w:rsidRPr="00870906">
        <w:t xml:space="preserve"> (Университет Калифорнии в Беркли) под названием POSTGRES. Система создавалась для изучения теоретических концепций реляционных баз данных. В 1996 году проект переименовали в PostgreSQL, и с тех пор он развивается как открытый инструмент для хранения и обработки больших массивов данных.</w:t>
      </w:r>
      <w:bookmarkEnd w:id="11"/>
    </w:p>
    <w:p w14:paraId="1668BD99" w14:textId="77777777" w:rsidR="006C121A" w:rsidRDefault="00000000" w:rsidP="00C343F4">
      <w:pPr>
        <w:ind w:left="0" w:firstLine="709"/>
      </w:pPr>
      <w:r>
        <w:t xml:space="preserve">Преимущества: </w:t>
      </w:r>
    </w:p>
    <w:p w14:paraId="4B3E4902" w14:textId="77777777" w:rsidR="006C121A" w:rsidRDefault="00C343F4" w:rsidP="00C343F4">
      <w:pPr>
        <w:ind w:left="0" w:firstLine="709"/>
      </w:pPr>
      <w:r>
        <w:t>1 </w:t>
      </w:r>
      <w:r w:rsidR="00870906" w:rsidRPr="00870906">
        <w:t xml:space="preserve">Высокая производительность. </w:t>
      </w:r>
      <w:proofErr w:type="spellStart"/>
      <w:r w:rsidR="00870906" w:rsidRPr="00870906">
        <w:t>PostgreSQL</w:t>
      </w:r>
      <w:proofErr w:type="spellEnd"/>
      <w:r w:rsidR="00870906" w:rsidRPr="00870906">
        <w:t xml:space="preserve"> эффективно работает с большими объёмами данных и сложными запросами благодаря индексации, оптимизации запросов и продуманной обработке крупных таблиц. Для </w:t>
      </w:r>
      <w:r w:rsidR="00870906" w:rsidRPr="00870906">
        <w:lastRenderedPageBreak/>
        <w:t xml:space="preserve">агрегатора автобусных маршрутов и билетов это означает стабильную работу при пиковых нагрузках </w:t>
      </w:r>
      <w:r w:rsidR="00E636E5">
        <w:t>–</w:t>
      </w:r>
      <w:r w:rsidR="00870906" w:rsidRPr="00870906">
        <w:t xml:space="preserve"> например, при массовом обработке транзакций и запросов.</w:t>
      </w:r>
      <w:r>
        <w:t xml:space="preserve"> </w:t>
      </w:r>
    </w:p>
    <w:p w14:paraId="2F83B4EF" w14:textId="77777777" w:rsidR="006C121A" w:rsidRDefault="00C343F4" w:rsidP="00C343F4">
      <w:pPr>
        <w:ind w:left="0" w:firstLine="709"/>
      </w:pPr>
      <w:r>
        <w:t>2 </w:t>
      </w:r>
      <w:r w:rsidR="00870906" w:rsidRPr="00870906">
        <w:t>Поддержка транзакций и ACID‑свойств. Система гарантирует целостность данных, что критично для бронирования билетов: исключаются ошибки при параллельных попытках занять одно место. Транзакции обеспечивают надёжность и безопасность данных.</w:t>
      </w:r>
    </w:p>
    <w:p w14:paraId="6AC0FB2E" w14:textId="77777777" w:rsidR="006C121A" w:rsidRDefault="00C343F4" w:rsidP="00870906">
      <w:pPr>
        <w:ind w:left="0" w:firstLine="709"/>
      </w:pPr>
      <w:r>
        <w:t>3 </w:t>
      </w:r>
      <w:r w:rsidR="00870906" w:rsidRPr="00870906">
        <w:t xml:space="preserve">Работа со сложными типами данных. СУБД поддерживает JSON, массивы, хранимые процедуры и пользовательские типы. Это удобно для хранения неструктурированных данных </w:t>
      </w:r>
      <w:r w:rsidR="00E636E5">
        <w:t>–</w:t>
      </w:r>
      <w:r w:rsidR="00870906" w:rsidRPr="00870906">
        <w:t xml:space="preserve"> например, информации о маршрутах и местах в автобусах. В агрегаторе такая функциональность полезна для динамического управления расписаниями.</w:t>
      </w:r>
    </w:p>
    <w:p w14:paraId="0871030F" w14:textId="77777777" w:rsidR="00870906" w:rsidRDefault="00870906" w:rsidP="00870906">
      <w:pPr>
        <w:spacing w:after="32" w:line="252" w:lineRule="auto"/>
        <w:ind w:left="0" w:firstLine="709"/>
      </w:pPr>
      <w:r>
        <w:t>4</w:t>
      </w:r>
      <w:r w:rsidR="00C343F4">
        <w:t> </w:t>
      </w:r>
      <w:r w:rsidRPr="00870906">
        <w:t xml:space="preserve">Открытая лицензия. </w:t>
      </w:r>
      <w:proofErr w:type="spellStart"/>
      <w:r w:rsidRPr="00870906">
        <w:t>PostgreSQL</w:t>
      </w:r>
      <w:proofErr w:type="spellEnd"/>
      <w:r w:rsidRPr="00870906">
        <w:t xml:space="preserve"> распространяется под лицензией Open Source </w:t>
      </w:r>
      <w:r w:rsidR="00E636E5">
        <w:t>–</w:t>
      </w:r>
      <w:r w:rsidRPr="00870906">
        <w:t xml:space="preserve"> без лицензионных платежей. Это снижает затраты, особенно для стартапов и компаний с ограниченным бюджетом, и даёт гибкость в разработке.</w:t>
      </w:r>
    </w:p>
    <w:p w14:paraId="728F06C6" w14:textId="77777777" w:rsidR="006C121A" w:rsidRDefault="00000000" w:rsidP="00870906">
      <w:pPr>
        <w:spacing w:after="32" w:line="252" w:lineRule="auto"/>
        <w:ind w:left="0" w:firstLine="709"/>
      </w:pPr>
      <w:r>
        <w:t xml:space="preserve">Недостатки: </w:t>
      </w:r>
    </w:p>
    <w:p w14:paraId="7403E033" w14:textId="77777777" w:rsidR="00870906" w:rsidRDefault="00870906" w:rsidP="00870906">
      <w:pPr>
        <w:spacing w:after="0"/>
        <w:ind w:left="0"/>
      </w:pPr>
      <w:r>
        <w:t>1 </w:t>
      </w:r>
      <w:r w:rsidRPr="00870906">
        <w:t>Требования к квалификации. Для оптимальной настройки (индексы, параллельные запросы, репликация) нужны глубокие знания. Без опыта возможны проблемы с производительностью и надёжностью.</w:t>
      </w:r>
    </w:p>
    <w:p w14:paraId="53BCF18C" w14:textId="77777777" w:rsidR="00870906" w:rsidRDefault="00870906" w:rsidP="00870906">
      <w:pPr>
        <w:spacing w:after="0"/>
        <w:ind w:left="0"/>
      </w:pPr>
      <w:r>
        <w:t xml:space="preserve">2 Сложность развёртывания. По сравнению с MySQL или </w:t>
      </w:r>
      <w:proofErr w:type="spellStart"/>
      <w:r>
        <w:t>SQLite</w:t>
      </w:r>
      <w:proofErr w:type="spellEnd"/>
      <w:r>
        <w:t xml:space="preserve">, </w:t>
      </w:r>
      <w:proofErr w:type="spellStart"/>
      <w:r>
        <w:t>PostgreSQL</w:t>
      </w:r>
      <w:proofErr w:type="spellEnd"/>
      <w:r>
        <w:t xml:space="preserve"> требует больше времени и усилий на настройку масштабируемости, </w:t>
      </w:r>
      <w:proofErr w:type="spellStart"/>
      <w:r>
        <w:t>репликаций</w:t>
      </w:r>
      <w:proofErr w:type="spellEnd"/>
      <w:r>
        <w:t>, резервного копирования.</w:t>
      </w:r>
    </w:p>
    <w:p w14:paraId="128B6CCA" w14:textId="77777777" w:rsidR="006C121A" w:rsidRDefault="00000000" w:rsidP="00870906">
      <w:pPr>
        <w:spacing w:after="0"/>
        <w:ind w:left="0"/>
      </w:pPr>
      <w:r>
        <w:tab/>
      </w:r>
      <w:r w:rsidR="00870906" w:rsidRPr="00870906">
        <w:rPr>
          <w:b/>
          <w:bCs/>
        </w:rPr>
        <w:t xml:space="preserve">2.2.2 </w:t>
      </w:r>
      <w:r w:rsidR="006D1857" w:rsidRPr="006D1857">
        <w:t xml:space="preserve">MySQL </w:t>
      </w:r>
      <w:r w:rsidR="00E636E5">
        <w:t>–</w:t>
      </w:r>
      <w:r w:rsidR="006D1857" w:rsidRPr="006D1857">
        <w:t xml:space="preserve"> популярная реляционная СУБД с открытым исходным кодом. Разработку начала в 1994 году шведская компания MySQL AB (основатели </w:t>
      </w:r>
      <w:r w:rsidR="00E636E5">
        <w:t>–</w:t>
      </w:r>
      <w:r w:rsidR="006D1857" w:rsidRPr="006D1857">
        <w:t xml:space="preserve"> Михаэль </w:t>
      </w:r>
      <w:proofErr w:type="spellStart"/>
      <w:r w:rsidR="006D1857" w:rsidRPr="006D1857">
        <w:t>Видениус</w:t>
      </w:r>
      <w:proofErr w:type="spellEnd"/>
      <w:r w:rsidR="006D1857" w:rsidRPr="006D1857">
        <w:t xml:space="preserve"> и Альф Ларссон). Система создавалась для работы с большими данными в интернет‑приложениях. В 2008 году компанию приобрела Sun Microsystems, а в 2010 году </w:t>
      </w:r>
      <w:r w:rsidR="00E636E5">
        <w:t>–</w:t>
      </w:r>
      <w:r w:rsidR="006D1857" w:rsidRPr="006D1857">
        <w:t xml:space="preserve"> Oracle Corporation. При этом MySQL остаётся одной из самых востребованных СУБД.</w:t>
      </w:r>
    </w:p>
    <w:p w14:paraId="09D94E90" w14:textId="77777777" w:rsidR="006C121A" w:rsidRDefault="00000000" w:rsidP="00B304C7">
      <w:pPr>
        <w:spacing w:after="0"/>
        <w:ind w:left="708" w:firstLine="0"/>
      </w:pPr>
      <w:r>
        <w:t xml:space="preserve">Преимущества: </w:t>
      </w:r>
    </w:p>
    <w:p w14:paraId="70A7A13B" w14:textId="77777777" w:rsidR="006C121A" w:rsidRDefault="00870906" w:rsidP="00870906">
      <w:pPr>
        <w:spacing w:after="0"/>
        <w:ind w:left="0"/>
      </w:pPr>
      <w:r>
        <w:t>1 </w:t>
      </w:r>
      <w:r w:rsidR="006D1857" w:rsidRPr="006D1857">
        <w:t xml:space="preserve">Простота использования. MySQL легко установить и настроить, что важно для быстрого запуска проектов. В отличие от </w:t>
      </w:r>
      <w:proofErr w:type="spellStart"/>
      <w:r w:rsidR="006D1857" w:rsidRPr="006D1857">
        <w:t>PostgreSQL</w:t>
      </w:r>
      <w:proofErr w:type="spellEnd"/>
      <w:r w:rsidR="006D1857" w:rsidRPr="006D1857">
        <w:t xml:space="preserve">, здесь не требуется углублённая конфигурация </w:t>
      </w:r>
      <w:r w:rsidR="00E636E5">
        <w:t>–</w:t>
      </w:r>
      <w:r w:rsidR="006D1857" w:rsidRPr="006D1857">
        <w:t xml:space="preserve"> это делает СУБД подходящей для стартапов и небольших систем.</w:t>
      </w:r>
      <w:r w:rsidR="006D1857">
        <w:t xml:space="preserve"> </w:t>
      </w:r>
    </w:p>
    <w:p w14:paraId="69E15A1A" w14:textId="77777777" w:rsidR="006C121A" w:rsidRDefault="00870906" w:rsidP="006D1857">
      <w:pPr>
        <w:spacing w:after="0"/>
        <w:ind w:left="0"/>
      </w:pPr>
      <w:r>
        <w:t>2 </w:t>
      </w:r>
      <w:r w:rsidR="006D1857">
        <w:t>Репликация и масштабируемость. Система предлагает надёжную репликацию для создания резервных копий, распределения нагрузки между серверами, обеспечения высокой доступности.</w:t>
      </w:r>
      <w:r>
        <w:t xml:space="preserve"> </w:t>
      </w:r>
      <w:r w:rsidR="006D1857" w:rsidRPr="006D1857">
        <w:t>Для агрегатора это значит стабильную работу при росте числа пользователей и объёма данных.</w:t>
      </w:r>
    </w:p>
    <w:p w14:paraId="054A9973" w14:textId="77777777" w:rsidR="006D1857" w:rsidRDefault="00870906" w:rsidP="006D1857">
      <w:pPr>
        <w:spacing w:after="0"/>
        <w:ind w:left="0"/>
      </w:pPr>
      <w:r>
        <w:t>3 </w:t>
      </w:r>
      <w:r w:rsidR="006D1857" w:rsidRPr="006D1857">
        <w:t xml:space="preserve">Активное сообщество. У MySQL большое сообщество разработчиков, множество готовых библиотек и документации. Это упрощает решение </w:t>
      </w:r>
      <w:r w:rsidR="006D1857" w:rsidRPr="006D1857">
        <w:lastRenderedPageBreak/>
        <w:t>проблем и снижает затраты на поддержку, делая систему доступной для специалистов разного уровня.</w:t>
      </w:r>
    </w:p>
    <w:p w14:paraId="19ED89E0" w14:textId="77777777" w:rsidR="006C121A" w:rsidRDefault="00000000" w:rsidP="006D1857">
      <w:pPr>
        <w:spacing w:after="0"/>
        <w:ind w:left="0"/>
      </w:pPr>
      <w:r>
        <w:t xml:space="preserve">Недостатки: </w:t>
      </w:r>
    </w:p>
    <w:p w14:paraId="48CF1996" w14:textId="77777777" w:rsidR="006C121A" w:rsidRDefault="00870906" w:rsidP="00870906">
      <w:pPr>
        <w:spacing w:after="0"/>
        <w:ind w:left="0" w:firstLine="708"/>
      </w:pPr>
      <w:bookmarkStart w:id="13" w:name="_Hlk212311999"/>
      <w:r>
        <w:t>1 </w:t>
      </w:r>
      <w:r w:rsidR="006D1857" w:rsidRPr="006D1857">
        <w:t xml:space="preserve">MySQL демонстрирует определённые ограничения при работе с масштабными массивами данных </w:t>
      </w:r>
      <w:r w:rsidR="00E636E5">
        <w:t>–</w:t>
      </w:r>
      <w:r w:rsidR="006D1857" w:rsidRPr="006D1857">
        <w:t xml:space="preserve"> в этом аспекте система уступает </w:t>
      </w:r>
      <w:proofErr w:type="spellStart"/>
      <w:r w:rsidR="006D1857" w:rsidRPr="006D1857">
        <w:t>PostgreSQL</w:t>
      </w:r>
      <w:proofErr w:type="spellEnd"/>
      <w:r w:rsidR="006D1857" w:rsidRPr="006D1857">
        <w:t xml:space="preserve">. Несмотря на в целом достойную производительность, MySQL менее эффективен при обработке объёмных наборов информации и выполнении сложных запросов, требующих многоэтапных выборок или интенсивной транзакционной нагрузки. Для проекта агрегатора автобусных маршрутов это может проявиться в замедлении ключевых операций: например, при поиске рейсов по совокупности критериев (дата, направление, ценовой диапазон) или при расчёте стоимости билетов с учётом динамически изменяющихся тарифов. В ситуациях пиковой нагрузки </w:t>
      </w:r>
      <w:r w:rsidR="00E636E5">
        <w:t>–</w:t>
      </w:r>
      <w:r w:rsidR="006D1857" w:rsidRPr="006D1857">
        <w:t xml:space="preserve"> например, при массовом оформлении бронирований </w:t>
      </w:r>
      <w:r w:rsidR="00E636E5">
        <w:t>–</w:t>
      </w:r>
      <w:r w:rsidR="006D1857" w:rsidRPr="006D1857">
        <w:t xml:space="preserve"> система может не обеспечить ту же скорость отклика, которую даёт </w:t>
      </w:r>
      <w:proofErr w:type="spellStart"/>
      <w:r w:rsidR="006D1857" w:rsidRPr="006D1857">
        <w:t>PostgreSQL</w:t>
      </w:r>
      <w:proofErr w:type="spellEnd"/>
      <w:r w:rsidR="006D1857" w:rsidRPr="006D1857">
        <w:t xml:space="preserve"> в аналогичных условиях.</w:t>
      </w:r>
    </w:p>
    <w:p w14:paraId="4C1566B5" w14:textId="77777777" w:rsidR="006C121A" w:rsidRDefault="00870906" w:rsidP="00870906">
      <w:pPr>
        <w:spacing w:after="0"/>
        <w:ind w:left="0"/>
      </w:pPr>
      <w:r>
        <w:t xml:space="preserve">2 Ограниченная поддержка сложных типов данных и некоторых расширений. MySQL имеет ограниченную поддержку для работы с более сложными типами данных, такими как JSON или массивы, по сравнению с </w:t>
      </w:r>
      <w:proofErr w:type="spellStart"/>
      <w:r>
        <w:t>PostgreSQL</w:t>
      </w:r>
      <w:proofErr w:type="spellEnd"/>
      <w:r>
        <w:t xml:space="preserve">. </w:t>
      </w:r>
    </w:p>
    <w:bookmarkEnd w:id="13"/>
    <w:p w14:paraId="6C121813" w14:textId="77777777" w:rsidR="006D1857" w:rsidRPr="005A3106" w:rsidRDefault="00000000" w:rsidP="008F31D4">
      <w:pPr>
        <w:spacing w:after="0"/>
        <w:ind w:left="-15"/>
      </w:pPr>
      <w:r>
        <w:t xml:space="preserve">Таким образом, MySQL представляет собой отличное решение для простых и средних по сложности проектов, где важна высокая доступность, масштабируемость и быстрая настройка. </w:t>
      </w:r>
      <w:bookmarkEnd w:id="12"/>
    </w:p>
    <w:p w14:paraId="0D328771" w14:textId="77777777" w:rsidR="008F31D4" w:rsidRPr="008F31D4" w:rsidRDefault="008F31D4" w:rsidP="006D1857">
      <w:pPr>
        <w:spacing w:after="0" w:line="259" w:lineRule="auto"/>
        <w:ind w:left="0" w:firstLine="683"/>
      </w:pPr>
      <w:bookmarkStart w:id="14" w:name="_Hlk212311567"/>
      <w:r w:rsidRPr="008F31D4">
        <w:rPr>
          <w:b/>
          <w:bCs/>
        </w:rPr>
        <w:t>2.2.</w:t>
      </w:r>
      <w:r w:rsidR="00327AB4" w:rsidRPr="00327AB4">
        <w:rPr>
          <w:b/>
          <w:bCs/>
        </w:rPr>
        <w:t>3</w:t>
      </w:r>
      <w:r w:rsidRPr="008F31D4">
        <w:rPr>
          <w:b/>
          <w:bCs/>
        </w:rPr>
        <w:t xml:space="preserve"> </w:t>
      </w:r>
      <w:proofErr w:type="spellStart"/>
      <w:r w:rsidRPr="008F31D4">
        <w:rPr>
          <w:b/>
          <w:bCs/>
        </w:rPr>
        <w:t>MariaDB</w:t>
      </w:r>
      <w:proofErr w:type="spellEnd"/>
      <w:r w:rsidRPr="008F31D4">
        <w:t xml:space="preserve"> – это реляционная система управления базами данных с открытым исходным кодом, которая является </w:t>
      </w:r>
      <w:proofErr w:type="spellStart"/>
      <w:r w:rsidRPr="008F31D4">
        <w:t>форком</w:t>
      </w:r>
      <w:proofErr w:type="spellEnd"/>
      <w:r w:rsidRPr="008F31D4">
        <w:t xml:space="preserve"> (ответвлением) </w:t>
      </w:r>
      <w:r w:rsidRPr="008F31D4">
        <w:rPr>
          <w:lang w:val="en-US"/>
        </w:rPr>
        <w:t>MySQL</w:t>
      </w:r>
      <w:r w:rsidRPr="008F31D4">
        <w:t xml:space="preserve">. Проект был основан в 2009 году Майклом «Монти» </w:t>
      </w:r>
      <w:proofErr w:type="spellStart"/>
      <w:r w:rsidRPr="008F31D4">
        <w:t>Видениусом</w:t>
      </w:r>
      <w:proofErr w:type="spellEnd"/>
      <w:r w:rsidRPr="008F31D4">
        <w:t xml:space="preserve">, одним из оригинальных разработчиков </w:t>
      </w:r>
      <w:r w:rsidRPr="008F31D4">
        <w:rPr>
          <w:lang w:val="en-US"/>
        </w:rPr>
        <w:t>MySQL</w:t>
      </w:r>
      <w:r w:rsidRPr="008F31D4">
        <w:t xml:space="preserve">, после того как </w:t>
      </w:r>
      <w:r w:rsidRPr="008F31D4">
        <w:rPr>
          <w:lang w:val="en-US"/>
        </w:rPr>
        <w:t>Oracle</w:t>
      </w:r>
      <w:r w:rsidRPr="008F31D4">
        <w:t xml:space="preserve"> </w:t>
      </w:r>
      <w:r w:rsidRPr="008F31D4">
        <w:rPr>
          <w:lang w:val="en-US"/>
        </w:rPr>
        <w:t>Corporation</w:t>
      </w:r>
      <w:r w:rsidRPr="008F31D4">
        <w:t xml:space="preserve"> приобрела </w:t>
      </w:r>
      <w:r w:rsidRPr="008F31D4">
        <w:rPr>
          <w:lang w:val="en-US"/>
        </w:rPr>
        <w:t>Sun</w:t>
      </w:r>
      <w:r w:rsidRPr="008F31D4">
        <w:t xml:space="preserve"> </w:t>
      </w:r>
      <w:r w:rsidRPr="008F31D4">
        <w:rPr>
          <w:lang w:val="en-US"/>
        </w:rPr>
        <w:t>Microsystems</w:t>
      </w:r>
      <w:r w:rsidRPr="008F31D4">
        <w:t xml:space="preserve">, владевшую правами на </w:t>
      </w:r>
      <w:r w:rsidRPr="008F31D4">
        <w:rPr>
          <w:lang w:val="en-US"/>
        </w:rPr>
        <w:t>MySQL</w:t>
      </w:r>
      <w:r w:rsidRPr="008F31D4">
        <w:t xml:space="preserve">. Основной мотивацией создания </w:t>
      </w:r>
      <w:r w:rsidRPr="008F31D4">
        <w:rPr>
          <w:lang w:val="en-US"/>
        </w:rPr>
        <w:t>MariaDB</w:t>
      </w:r>
      <w:r w:rsidRPr="008F31D4">
        <w:t xml:space="preserve"> стало желание сохранить базу данных полностью свободной и открытой под лицензией </w:t>
      </w:r>
      <w:r w:rsidRPr="008F31D4">
        <w:rPr>
          <w:lang w:val="en-US"/>
        </w:rPr>
        <w:t>GNU</w:t>
      </w:r>
      <w:r w:rsidRPr="008F31D4">
        <w:t xml:space="preserve"> </w:t>
      </w:r>
      <w:r w:rsidRPr="008F31D4">
        <w:rPr>
          <w:lang w:val="en-US"/>
        </w:rPr>
        <w:t>GPL</w:t>
      </w:r>
      <w:r w:rsidRPr="008F31D4">
        <w:t>, гарантируя ее развитие силами независимого сообщества разработчиков.</w:t>
      </w:r>
    </w:p>
    <w:p w14:paraId="6682BB50" w14:textId="77777777" w:rsidR="008F31D4" w:rsidRPr="005A3106" w:rsidRDefault="008F31D4" w:rsidP="008F31D4">
      <w:pPr>
        <w:spacing w:after="0" w:line="259" w:lineRule="auto"/>
        <w:ind w:left="0" w:firstLine="683"/>
      </w:pPr>
      <w:r w:rsidRPr="008F31D4">
        <w:t>Преимущества:</w:t>
      </w:r>
    </w:p>
    <w:p w14:paraId="4058CDEB" w14:textId="77777777" w:rsidR="008F31D4" w:rsidRPr="008F31D4" w:rsidRDefault="004A038D" w:rsidP="008F31D4">
      <w:pPr>
        <w:spacing w:after="0" w:line="259" w:lineRule="auto"/>
        <w:ind w:left="0" w:firstLine="683"/>
      </w:pPr>
      <w:r w:rsidRPr="005A3106">
        <w:t>1</w:t>
      </w:r>
      <w:r>
        <w:rPr>
          <w:lang w:val="en-US"/>
        </w:rPr>
        <w:t> </w:t>
      </w:r>
      <w:r w:rsidR="008F31D4" w:rsidRPr="008F31D4">
        <w:t xml:space="preserve">Полная совместимость с </w:t>
      </w:r>
      <w:r w:rsidR="008F31D4" w:rsidRPr="008F31D4">
        <w:rPr>
          <w:lang w:val="en-US"/>
        </w:rPr>
        <w:t>MySQL</w:t>
      </w:r>
      <w:r w:rsidR="008F31D4" w:rsidRPr="008F31D4">
        <w:t xml:space="preserve">. </w:t>
      </w:r>
      <w:r w:rsidR="008F31D4" w:rsidRPr="008F31D4">
        <w:rPr>
          <w:lang w:val="en-US"/>
        </w:rPr>
        <w:t>MariaDB</w:t>
      </w:r>
      <w:r w:rsidR="008F31D4" w:rsidRPr="008F31D4">
        <w:t xml:space="preserve"> изначально проектировалась как «</w:t>
      </w:r>
      <w:r w:rsidR="008F31D4" w:rsidRPr="008F31D4">
        <w:rPr>
          <w:lang w:val="en-US"/>
        </w:rPr>
        <w:t>drop</w:t>
      </w:r>
      <w:r w:rsidR="008F31D4" w:rsidRPr="008F31D4">
        <w:t>-</w:t>
      </w:r>
      <w:r w:rsidR="008F31D4" w:rsidRPr="008F31D4">
        <w:rPr>
          <w:lang w:val="en-US"/>
        </w:rPr>
        <w:t>in</w:t>
      </w:r>
      <w:r w:rsidR="008F31D4" w:rsidRPr="008F31D4">
        <w:t xml:space="preserve"> </w:t>
      </w:r>
      <w:r w:rsidR="008F31D4" w:rsidRPr="008F31D4">
        <w:rPr>
          <w:lang w:val="en-US"/>
        </w:rPr>
        <w:t>replacement</w:t>
      </w:r>
      <w:r w:rsidR="008F31D4" w:rsidRPr="008F31D4">
        <w:t xml:space="preserve">» (прямая замена) для </w:t>
      </w:r>
      <w:r w:rsidR="008F31D4" w:rsidRPr="008F31D4">
        <w:rPr>
          <w:lang w:val="en-US"/>
        </w:rPr>
        <w:t>MySQL</w:t>
      </w:r>
      <w:r w:rsidR="008F31D4" w:rsidRPr="008F31D4">
        <w:t xml:space="preserve">. Это означает, что миграция с </w:t>
      </w:r>
      <w:r w:rsidR="008F31D4" w:rsidRPr="008F31D4">
        <w:rPr>
          <w:lang w:val="en-US"/>
        </w:rPr>
        <w:t>MySQL</w:t>
      </w:r>
      <w:r w:rsidR="008F31D4" w:rsidRPr="008F31D4">
        <w:t xml:space="preserve"> на </w:t>
      </w:r>
      <w:r w:rsidR="008F31D4" w:rsidRPr="008F31D4">
        <w:rPr>
          <w:lang w:val="en-US"/>
        </w:rPr>
        <w:t>MariaDB</w:t>
      </w:r>
      <w:r w:rsidR="008F31D4" w:rsidRPr="008F31D4">
        <w:t xml:space="preserve"> проходит без необходимости изменять код приложения. Для разрабатываемого веб-сервиса это критически важно, так как позволяет использовать стандартные драйверы и инструменты без дополнительной настройки.</w:t>
      </w:r>
    </w:p>
    <w:p w14:paraId="29E092C1" w14:textId="77777777" w:rsidR="008F31D4" w:rsidRPr="005A3106" w:rsidRDefault="004A038D" w:rsidP="008F31D4">
      <w:pPr>
        <w:spacing w:after="0" w:line="259" w:lineRule="auto"/>
        <w:ind w:left="0" w:firstLine="683"/>
      </w:pPr>
      <w:r w:rsidRPr="004A038D">
        <w:t>2</w:t>
      </w:r>
      <w:r>
        <w:rPr>
          <w:lang w:val="en-US"/>
        </w:rPr>
        <w:t> </w:t>
      </w:r>
      <w:r w:rsidR="008F31D4" w:rsidRPr="008F31D4">
        <w:t xml:space="preserve">Повышенная производительность и новые возможности. </w:t>
      </w:r>
      <w:r w:rsidR="008F31D4" w:rsidRPr="008F31D4">
        <w:rPr>
          <w:lang w:val="en-US"/>
        </w:rPr>
        <w:t>MariaDB</w:t>
      </w:r>
      <w:r w:rsidR="008F31D4" w:rsidRPr="008F31D4">
        <w:t xml:space="preserve"> включает в себя ряд улучшений по сравнению с </w:t>
      </w:r>
      <w:r w:rsidR="008F31D4" w:rsidRPr="008F31D4">
        <w:rPr>
          <w:lang w:val="en-US"/>
        </w:rPr>
        <w:t>MySQL</w:t>
      </w:r>
      <w:r w:rsidR="008F31D4" w:rsidRPr="008F31D4">
        <w:t xml:space="preserve">, в том числе более совершенный оптимизатор запросов и дополнительные движки хранения, такие как </w:t>
      </w:r>
      <w:r w:rsidR="008F31D4" w:rsidRPr="008F31D4">
        <w:rPr>
          <w:lang w:val="en-US"/>
        </w:rPr>
        <w:t>Aria</w:t>
      </w:r>
      <w:r w:rsidR="008F31D4" w:rsidRPr="008F31D4">
        <w:t xml:space="preserve">, который является более отказоустойчивой альтернативой </w:t>
      </w:r>
      <w:r w:rsidR="008F31D4" w:rsidRPr="008F31D4">
        <w:rPr>
          <w:lang w:val="en-US"/>
        </w:rPr>
        <w:lastRenderedPageBreak/>
        <w:t>MyISAM</w:t>
      </w:r>
      <w:r w:rsidR="008F31D4" w:rsidRPr="008F31D4">
        <w:t>. В контексте системы тестирования это обеспечивает более быструю обработку результатов, формирование аналитических отчетов для администраторов и высокую скорость отклика при одновременном прохождении тестов множеством пользователей.</w:t>
      </w:r>
    </w:p>
    <w:p w14:paraId="276ABC8C" w14:textId="77777777" w:rsidR="006D1857" w:rsidRPr="005A3106" w:rsidRDefault="004A038D" w:rsidP="008F31D4">
      <w:pPr>
        <w:spacing w:after="0" w:line="259" w:lineRule="auto"/>
        <w:ind w:left="0" w:firstLine="683"/>
      </w:pPr>
      <w:r w:rsidRPr="004A038D">
        <w:t>3</w:t>
      </w:r>
      <w:r>
        <w:rPr>
          <w:lang w:val="en-US"/>
        </w:rPr>
        <w:t> </w:t>
      </w:r>
      <w:r w:rsidR="008F31D4" w:rsidRPr="008F31D4">
        <w:t xml:space="preserve">Гарантированная открытость и активное сообщество. В отличие от </w:t>
      </w:r>
      <w:r w:rsidR="008F31D4" w:rsidRPr="008F31D4">
        <w:rPr>
          <w:lang w:val="en-US"/>
        </w:rPr>
        <w:t>MySQL</w:t>
      </w:r>
      <w:r w:rsidR="008F31D4" w:rsidRPr="008F31D4">
        <w:t xml:space="preserve">, чья коммерческая версия контролируется </w:t>
      </w:r>
      <w:r w:rsidR="008F31D4" w:rsidRPr="008F31D4">
        <w:rPr>
          <w:lang w:val="en-US"/>
        </w:rPr>
        <w:t>Oracle</w:t>
      </w:r>
      <w:r w:rsidR="008F31D4" w:rsidRPr="008F31D4">
        <w:t xml:space="preserve">, </w:t>
      </w:r>
      <w:r w:rsidR="008F31D4" w:rsidRPr="008F31D4">
        <w:rPr>
          <w:lang w:val="en-US"/>
        </w:rPr>
        <w:t>MariaDB</w:t>
      </w:r>
      <w:r w:rsidR="008F31D4" w:rsidRPr="008F31D4">
        <w:t xml:space="preserve"> развивается полностью открытым сообществом под эгидой </w:t>
      </w:r>
      <w:r w:rsidR="008F31D4" w:rsidRPr="008F31D4">
        <w:rPr>
          <w:lang w:val="en-US"/>
        </w:rPr>
        <w:t>MariaDB</w:t>
      </w:r>
      <w:r w:rsidR="008F31D4" w:rsidRPr="008F31D4">
        <w:t xml:space="preserve"> </w:t>
      </w:r>
      <w:r w:rsidR="008F31D4" w:rsidRPr="008F31D4">
        <w:rPr>
          <w:lang w:val="en-US"/>
        </w:rPr>
        <w:t>Foundation</w:t>
      </w:r>
      <w:r w:rsidR="008F31D4" w:rsidRPr="008F31D4">
        <w:t>. Это гарантирует, что СУБД останется бесплатной и свободной от корпоративных ограничений. Для проекта это означает отсутствие лицензионных отчислений, прозрачный процесс разработки и оперативное получение обновлений безопасности.</w:t>
      </w:r>
    </w:p>
    <w:p w14:paraId="44D016CF" w14:textId="77777777" w:rsidR="008F31D4" w:rsidRPr="005A3106" w:rsidRDefault="008F31D4" w:rsidP="008F31D4">
      <w:pPr>
        <w:spacing w:after="0" w:line="259" w:lineRule="auto"/>
        <w:ind w:left="0" w:firstLine="683"/>
      </w:pPr>
      <w:r w:rsidRPr="008F31D4">
        <w:t>Недостатки:</w:t>
      </w:r>
    </w:p>
    <w:p w14:paraId="7E07D5C4" w14:textId="77777777" w:rsidR="008F31D4" w:rsidRPr="005A3106" w:rsidRDefault="009F002E" w:rsidP="008F31D4">
      <w:pPr>
        <w:spacing w:after="0" w:line="259" w:lineRule="auto"/>
        <w:ind w:left="0" w:firstLine="683"/>
      </w:pPr>
      <w:r w:rsidRPr="009F002E">
        <w:t>1</w:t>
      </w:r>
      <w:r>
        <w:rPr>
          <w:lang w:val="en-US"/>
        </w:rPr>
        <w:t> </w:t>
      </w:r>
      <w:r w:rsidR="008F31D4" w:rsidRPr="008F31D4">
        <w:t xml:space="preserve">Меньшая корпоративная поддержка по сравнению с </w:t>
      </w:r>
      <w:r w:rsidR="008F31D4" w:rsidRPr="008F31D4">
        <w:rPr>
          <w:lang w:val="en-US"/>
        </w:rPr>
        <w:t>Oracle</w:t>
      </w:r>
      <w:r w:rsidR="008F31D4" w:rsidRPr="008F31D4">
        <w:t xml:space="preserve"> </w:t>
      </w:r>
      <w:r w:rsidR="008F31D4" w:rsidRPr="008F31D4">
        <w:rPr>
          <w:lang w:val="en-US"/>
        </w:rPr>
        <w:t>MySQL</w:t>
      </w:r>
      <w:r w:rsidR="008F31D4" w:rsidRPr="008F31D4">
        <w:t xml:space="preserve">. Несмотря на наличие коммерческой поддержки от </w:t>
      </w:r>
      <w:r w:rsidR="008F31D4" w:rsidRPr="008F31D4">
        <w:rPr>
          <w:lang w:val="en-US"/>
        </w:rPr>
        <w:t>MariaDB</w:t>
      </w:r>
      <w:r w:rsidR="008F31D4" w:rsidRPr="008F31D4">
        <w:t xml:space="preserve"> </w:t>
      </w:r>
      <w:r w:rsidR="008F31D4" w:rsidRPr="008F31D4">
        <w:rPr>
          <w:lang w:val="en-US"/>
        </w:rPr>
        <w:t>Corporation</w:t>
      </w:r>
      <w:r w:rsidR="008F31D4" w:rsidRPr="008F31D4">
        <w:t xml:space="preserve"> и других компаний, экосистема корпоративной поддержки </w:t>
      </w:r>
      <w:r w:rsidR="008F31D4" w:rsidRPr="008F31D4">
        <w:rPr>
          <w:lang w:val="en-US"/>
        </w:rPr>
        <w:t>Oracle</w:t>
      </w:r>
      <w:r w:rsidR="008F31D4" w:rsidRPr="008F31D4">
        <w:t xml:space="preserve"> для </w:t>
      </w:r>
      <w:r w:rsidR="008F31D4" w:rsidRPr="008F31D4">
        <w:rPr>
          <w:lang w:val="en-US"/>
        </w:rPr>
        <w:t>MySQL</w:t>
      </w:r>
      <w:r w:rsidR="008F31D4" w:rsidRPr="008F31D4">
        <w:t xml:space="preserve"> является более обширной и устоявшейся. Для крупных предприятий, требующих сертифицированных решений и официальных контрактов на поддержку, это может стать фактором выбора в пользу продукта </w:t>
      </w:r>
      <w:r w:rsidR="008F31D4" w:rsidRPr="008F31D4">
        <w:rPr>
          <w:lang w:val="en-US"/>
        </w:rPr>
        <w:t>Oracle</w:t>
      </w:r>
      <w:r w:rsidR="008F31D4" w:rsidRPr="008F31D4">
        <w:t>.</w:t>
      </w:r>
    </w:p>
    <w:p w14:paraId="0DA0C6DA" w14:textId="77777777" w:rsidR="008F31D4" w:rsidRPr="005A3106" w:rsidRDefault="009F002E" w:rsidP="008F31D4">
      <w:pPr>
        <w:spacing w:after="0" w:line="259" w:lineRule="auto"/>
        <w:ind w:left="0" w:firstLine="683"/>
      </w:pPr>
      <w:r w:rsidRPr="009F002E">
        <w:t>2</w:t>
      </w:r>
      <w:r>
        <w:rPr>
          <w:lang w:val="en-US"/>
        </w:rPr>
        <w:t> </w:t>
      </w:r>
      <w:r w:rsidR="008F31D4" w:rsidRPr="008F31D4">
        <w:t xml:space="preserve">Риск расхождения с </w:t>
      </w:r>
      <w:r w:rsidR="008F31D4" w:rsidRPr="008F31D4">
        <w:rPr>
          <w:lang w:val="en-US"/>
        </w:rPr>
        <w:t>MySQL</w:t>
      </w:r>
      <w:r w:rsidR="008F31D4" w:rsidRPr="008F31D4">
        <w:t xml:space="preserve"> в будущем. Хотя на данный момент совместимость сохраняется на высоком уровне, с течением времени </w:t>
      </w:r>
      <w:r w:rsidR="008F31D4" w:rsidRPr="008F31D4">
        <w:rPr>
          <w:lang w:val="en-US"/>
        </w:rPr>
        <w:t>MariaDB</w:t>
      </w:r>
      <w:r w:rsidR="008F31D4" w:rsidRPr="008F31D4">
        <w:t xml:space="preserve"> и </w:t>
      </w:r>
      <w:r w:rsidR="008F31D4" w:rsidRPr="008F31D4">
        <w:rPr>
          <w:lang w:val="en-US"/>
        </w:rPr>
        <w:t>MySQL</w:t>
      </w:r>
      <w:r w:rsidR="008F31D4" w:rsidRPr="008F31D4">
        <w:t xml:space="preserve"> развиваются независимо друг от друга. Существует долгосрочный риск, что различия в функционале станут настолько значительными, что простая миграция между системами будет невозможна. Это может усложнить долгосрочное планирование и поддержку проекта, если возникнет необходимость вернуться на </w:t>
      </w:r>
      <w:r w:rsidR="008F31D4" w:rsidRPr="008F31D4">
        <w:rPr>
          <w:lang w:val="en-US"/>
        </w:rPr>
        <w:t>MySQL</w:t>
      </w:r>
      <w:r w:rsidR="008F31D4" w:rsidRPr="008F31D4">
        <w:t>.</w:t>
      </w:r>
    </w:p>
    <w:p w14:paraId="6BF95C67" w14:textId="77777777" w:rsidR="006C121A" w:rsidRDefault="00870906" w:rsidP="006D1857">
      <w:pPr>
        <w:spacing w:after="0" w:line="259" w:lineRule="auto"/>
        <w:ind w:left="0" w:firstLine="683"/>
      </w:pPr>
      <w:r w:rsidRPr="00870906">
        <w:rPr>
          <w:b/>
          <w:bCs/>
        </w:rPr>
        <w:t>2.2.</w:t>
      </w:r>
      <w:bookmarkEnd w:id="14"/>
      <w:r w:rsidR="00327AB4" w:rsidRPr="00327AB4">
        <w:rPr>
          <w:b/>
          <w:bCs/>
        </w:rPr>
        <w:t>4</w:t>
      </w:r>
      <w:r>
        <w:t xml:space="preserve"> Oracle Database </w:t>
      </w:r>
      <w:r w:rsidR="00C343F4">
        <w:t>–</w:t>
      </w:r>
      <w:r>
        <w:t xml:space="preserve"> это одна из самых мощных и широко используемых коммерческих реляционных систем управления базами данных, разработанная компанией Oracle Corporation. История Oracle началась в 1977 году, когда Ларри Эллисон, Боб </w:t>
      </w:r>
      <w:proofErr w:type="spellStart"/>
      <w:r>
        <w:t>Минтер</w:t>
      </w:r>
      <w:proofErr w:type="spellEnd"/>
      <w:r>
        <w:t xml:space="preserve"> и Эд </w:t>
      </w:r>
      <w:proofErr w:type="spellStart"/>
      <w:r>
        <w:t>Оутс</w:t>
      </w:r>
      <w:proofErr w:type="spellEnd"/>
      <w:r>
        <w:t xml:space="preserve"> основали компанию </w:t>
      </w:r>
      <w:r w:rsidRPr="000B4155">
        <w:rPr>
          <w:lang w:val="en-US"/>
        </w:rPr>
        <w:t xml:space="preserve">Relational Software Inc., </w:t>
      </w:r>
      <w:r>
        <w:t>которая</w:t>
      </w:r>
      <w:r w:rsidRPr="000B4155">
        <w:rPr>
          <w:lang w:val="en-US"/>
        </w:rPr>
        <w:t xml:space="preserve"> </w:t>
      </w:r>
      <w:r>
        <w:t>позже</w:t>
      </w:r>
      <w:r w:rsidRPr="000B4155">
        <w:rPr>
          <w:lang w:val="en-US"/>
        </w:rPr>
        <w:t xml:space="preserve"> </w:t>
      </w:r>
      <w:r>
        <w:t>была</w:t>
      </w:r>
      <w:r w:rsidRPr="000B4155">
        <w:rPr>
          <w:lang w:val="en-US"/>
        </w:rPr>
        <w:t xml:space="preserve"> </w:t>
      </w:r>
      <w:r>
        <w:t>переименована</w:t>
      </w:r>
      <w:r w:rsidRPr="000B4155">
        <w:rPr>
          <w:lang w:val="en-US"/>
        </w:rPr>
        <w:t xml:space="preserve"> </w:t>
      </w:r>
      <w:r>
        <w:t>в</w:t>
      </w:r>
      <w:r w:rsidRPr="000B4155">
        <w:rPr>
          <w:lang w:val="en-US"/>
        </w:rPr>
        <w:t xml:space="preserve"> Oracle Corporation. </w:t>
      </w:r>
      <w:r>
        <w:t>В 1979 году Oracle представила первую коммерческую реляционную СУБД, которая использовала язык запросов SQL (</w:t>
      </w:r>
      <w:proofErr w:type="spellStart"/>
      <w:r>
        <w:t>Structured</w:t>
      </w:r>
      <w:proofErr w:type="spellEnd"/>
      <w:r>
        <w:t xml:space="preserve"> </w:t>
      </w:r>
      <w:proofErr w:type="spellStart"/>
      <w:r>
        <w:t>Query</w:t>
      </w:r>
      <w:proofErr w:type="spellEnd"/>
      <w:r>
        <w:t xml:space="preserve"> Language). С тех пор Oracle стал лидером на рынке корпоративных СУБД, с особым акцентом на высокую производительность, надежность и масштабируемость, что сделало Oracle </w:t>
      </w:r>
    </w:p>
    <w:p w14:paraId="585AD8FF" w14:textId="77777777" w:rsidR="004816D7" w:rsidRDefault="00000000" w:rsidP="00870906">
      <w:pPr>
        <w:spacing w:after="0"/>
        <w:ind w:left="0" w:firstLine="709"/>
      </w:pPr>
      <w:r>
        <w:t xml:space="preserve">Database стандартом для крупных организаций и финансовых учреждений. </w:t>
      </w:r>
    </w:p>
    <w:p w14:paraId="304398F6" w14:textId="77777777" w:rsidR="006C121A" w:rsidRDefault="00000000" w:rsidP="00870906">
      <w:pPr>
        <w:spacing w:after="0"/>
        <w:ind w:left="0" w:firstLine="709"/>
      </w:pPr>
      <w:r>
        <w:t xml:space="preserve">Преимущества: </w:t>
      </w:r>
    </w:p>
    <w:p w14:paraId="2C4FE58B" w14:textId="77777777" w:rsidR="006C121A" w:rsidRDefault="00870906" w:rsidP="00870906">
      <w:pPr>
        <w:spacing w:after="0"/>
        <w:ind w:left="0" w:firstLine="709"/>
      </w:pPr>
      <w:r>
        <w:t xml:space="preserve">1 Высокая производительность и отличная масштабируемость. Oracle Database предоставляет высокую производительность, особенно для крупных </w:t>
      </w:r>
      <w:r>
        <w:lastRenderedPageBreak/>
        <w:t xml:space="preserve">корпоративных приложений, работающих с большими объемами данных. Система способна обрабатывать огромные нагрузки и работать с большими базами данных, что делает ее идеальной для систем, которые требуют высокой скорости обработки данных при выполнении сложных транзакций и запросов. Это преимущество особенно важно для крупных агрегаторов с большим количеством пользователей и сложной структурой данных. </w:t>
      </w:r>
    </w:p>
    <w:p w14:paraId="1025C69D" w14:textId="77777777" w:rsidR="006C121A" w:rsidRDefault="00870906" w:rsidP="00870906">
      <w:pPr>
        <w:spacing w:after="0"/>
        <w:ind w:left="0" w:firstLine="709"/>
      </w:pPr>
      <w:r>
        <w:t xml:space="preserve">2 Oracle Database известна своей надежной поддержкой транзакций и соблюдением ACID-свойств, что гарантирует целостность данных. Это особенно важно в контексте системы бронирования, где важно обеспечить, чтобы данные о бронированиях и оплатах были точными и не были потеряны при сбоях системы. Также поддержка репликации данных позволяет создавать </w:t>
      </w:r>
      <w:proofErr w:type="spellStart"/>
      <w:r>
        <w:t>высокодоступные</w:t>
      </w:r>
      <w:proofErr w:type="spellEnd"/>
      <w:r>
        <w:t xml:space="preserve"> решения, обеспечивая бесперебойную работу системы. </w:t>
      </w:r>
    </w:p>
    <w:p w14:paraId="14412298" w14:textId="77777777" w:rsidR="006C121A" w:rsidRDefault="00870906" w:rsidP="00870906">
      <w:pPr>
        <w:spacing w:after="0"/>
        <w:ind w:left="0" w:firstLine="709"/>
      </w:pPr>
      <w:r>
        <w:t xml:space="preserve">3 Широкий спектр функциональных возможностей для бизнеса. Oracle Database предоставляет множество инструментов для бизнес-анализа, работы с большими данными, машинного обучения и аналитики. Это делает систему универсальным инструментом для предприятий, которые могут использовать эти функции для углубленного анализа данных и построения </w:t>
      </w:r>
      <w:proofErr w:type="spellStart"/>
      <w:r>
        <w:t>бизнесотчетности</w:t>
      </w:r>
      <w:proofErr w:type="spellEnd"/>
      <w:r>
        <w:t xml:space="preserve">. Для проекта агрегатора автобусных маршрутов это может быть полезно, если система будет расширяться с внедрением аналитики для прогнозирования спроса на билеты или изучения поведения пользователей. </w:t>
      </w:r>
    </w:p>
    <w:p w14:paraId="21D8E57B" w14:textId="77777777" w:rsidR="006C121A" w:rsidRDefault="00000000" w:rsidP="00B304C7">
      <w:pPr>
        <w:spacing w:after="0"/>
        <w:ind w:left="708" w:firstLine="0"/>
      </w:pPr>
      <w:r>
        <w:t xml:space="preserve">Недостатки: </w:t>
      </w:r>
    </w:p>
    <w:p w14:paraId="18E8655F" w14:textId="77777777" w:rsidR="006C121A" w:rsidRDefault="00870906" w:rsidP="00870906">
      <w:pPr>
        <w:spacing w:after="0"/>
        <w:ind w:left="0"/>
      </w:pPr>
      <w:r>
        <w:t xml:space="preserve">1 Высокая стоимость лицензирования. Одним из главных недостатков Oracle Database является высокая стоимость лицензирования, что делает ее дорогим решением для малых и средних бизнесов. Стоимость лицензий и ежегодной поддержки может быть значительным бременем для стартапов и небольших компаний, особенно если они не используют все возможности СУБД. В контексте проекта агрегатора автобусных маршрутов и билетов это может означать большие затраты на эксплуатацию системы, которые могут быть не оправданы для небольшого бизнеса. </w:t>
      </w:r>
    </w:p>
    <w:p w14:paraId="26859E24" w14:textId="77777777" w:rsidR="006C121A" w:rsidRDefault="00870906" w:rsidP="00870906">
      <w:pPr>
        <w:spacing w:after="0"/>
        <w:ind w:left="0"/>
      </w:pPr>
      <w:r>
        <w:t xml:space="preserve">2 Требует значительных ресурсов для развертывания и эксплуатации. Развертывание и эксплуатация Oracle Database требуют значительных вычислительных и человеческих ресурсов. Это включает в себя не только покупку и установку серверов, но и поддержку на протяжении всего срока эксплуатации. Сложная настройка и оптимизация базы данных могут потребовать высококвалифицированных специалистов, что увеличивает затраты на техническую поддержку. Для небольших проектов это может быть чрезмерным, особенно если задачи можно решить с помощью более легких и дешевых СУБД. </w:t>
      </w:r>
    </w:p>
    <w:p w14:paraId="6F10A07E" w14:textId="77777777" w:rsidR="004A038D" w:rsidRPr="005A3106" w:rsidRDefault="00870906" w:rsidP="004A038D">
      <w:pPr>
        <w:spacing w:after="0"/>
        <w:ind w:left="0"/>
      </w:pPr>
      <w:r>
        <w:t xml:space="preserve">3 Не является бесплатной. В отличие от </w:t>
      </w:r>
      <w:proofErr w:type="spellStart"/>
      <w:r>
        <w:t>PostgreSQL</w:t>
      </w:r>
      <w:proofErr w:type="spellEnd"/>
      <w:r>
        <w:t xml:space="preserve"> или MySQL, Oracle Database является платной СУБД с ограниченной бесплатной версией. Стоимость лицензирования может быть высока, что увеличивает затраты на </w:t>
      </w:r>
      <w:r>
        <w:lastRenderedPageBreak/>
        <w:t xml:space="preserve">проект и делает решение менее привлекательным для стартапов и малых компаний. Для агрегации автобусных маршрутов и билетов, где высокая стоимость лицензии может не быть оправдана функциональностью, доступной в других СУБД, использование Oracle Database может быть нецелесообразным. </w:t>
      </w:r>
    </w:p>
    <w:p w14:paraId="6BEA04AC" w14:textId="77777777" w:rsidR="00870906" w:rsidRDefault="004A038D" w:rsidP="004A038D">
      <w:pPr>
        <w:spacing w:after="0" w:line="259" w:lineRule="auto"/>
        <w:ind w:left="0" w:firstLine="683"/>
      </w:pPr>
      <w:r w:rsidRPr="008F31D4">
        <w:t xml:space="preserve">Таким образом, </w:t>
      </w:r>
      <w:r w:rsidRPr="008F31D4">
        <w:rPr>
          <w:lang w:val="en-US"/>
        </w:rPr>
        <w:t>MariaDB</w:t>
      </w:r>
      <w:r w:rsidRPr="008F31D4">
        <w:t xml:space="preserve"> представляет собой превосходное решение для проектов, где важны производительность, открытость и независимость от корпораций, при этом сохраняя полную совместимость с одной из самых популярных СУБД в мире.</w:t>
      </w:r>
    </w:p>
    <w:p w14:paraId="0BC220EA" w14:textId="77777777" w:rsidR="006C74B4" w:rsidRPr="00870906" w:rsidRDefault="006C74B4" w:rsidP="00870906">
      <w:pPr>
        <w:spacing w:after="0" w:line="278" w:lineRule="auto"/>
        <w:ind w:left="0" w:firstLine="693"/>
        <w:rPr>
          <w:b/>
          <w:sz w:val="32"/>
          <w:lang w:eastAsia="en-US" w:bidi="ar-SA"/>
        </w:rPr>
      </w:pPr>
      <w:r>
        <w:br w:type="page"/>
      </w:r>
    </w:p>
    <w:p w14:paraId="3175702C" w14:textId="77777777" w:rsidR="006C121A" w:rsidRPr="000B4155" w:rsidRDefault="0003580D" w:rsidP="0003580D">
      <w:pPr>
        <w:pStyle w:val="1"/>
        <w:numPr>
          <w:ilvl w:val="0"/>
          <w:numId w:val="0"/>
        </w:numPr>
        <w:ind w:left="10" w:right="0" w:firstLine="673"/>
        <w:jc w:val="both"/>
        <w:rPr>
          <w:lang w:val="ru-RU"/>
        </w:rPr>
      </w:pPr>
      <w:bookmarkStart w:id="15" w:name="_Toc214681008"/>
      <w:r w:rsidRPr="000B4155">
        <w:rPr>
          <w:lang w:val="ru-RU"/>
        </w:rPr>
        <w:lastRenderedPageBreak/>
        <w:t>3</w:t>
      </w:r>
      <w:r>
        <w:t> </w:t>
      </w:r>
      <w:r w:rsidRPr="000B4155">
        <w:rPr>
          <w:lang w:val="ru-RU"/>
        </w:rPr>
        <w:t>ПРОЕКТИРОВАНИЕ БАЗЫ ДАННЫХ</w:t>
      </w:r>
      <w:bookmarkEnd w:id="15"/>
      <w:r w:rsidRPr="000B4155">
        <w:rPr>
          <w:lang w:val="ru-RU"/>
        </w:rPr>
        <w:t xml:space="preserve"> </w:t>
      </w:r>
    </w:p>
    <w:p w14:paraId="015D268C" w14:textId="77777777" w:rsidR="006C121A" w:rsidRDefault="00000000" w:rsidP="00B304C7">
      <w:pPr>
        <w:spacing w:after="0" w:line="259" w:lineRule="auto"/>
        <w:ind w:left="63" w:firstLine="0"/>
        <w:jc w:val="center"/>
      </w:pPr>
      <w:r>
        <w:t xml:space="preserve"> </w:t>
      </w:r>
    </w:p>
    <w:p w14:paraId="6D9C852D" w14:textId="77777777" w:rsidR="006C121A" w:rsidRDefault="00000000" w:rsidP="00B304C7">
      <w:pPr>
        <w:spacing w:after="0"/>
        <w:ind w:left="-15"/>
      </w:pPr>
      <w:r>
        <w:t xml:space="preserve">Проектирование базы данных является важным этапом в разработке системы агрегатора автобусных маршрутов и билетов, так как правильная структура данных определяет эффективность работы системы, обеспечивая быструю обработку запросов, целостность и безопасность данных. В рамках этого раздела будут рассмотрены этапы проектирования, включая инфологическую и </w:t>
      </w:r>
      <w:proofErr w:type="spellStart"/>
      <w:r>
        <w:t>даталогическую</w:t>
      </w:r>
      <w:proofErr w:type="spellEnd"/>
      <w:r>
        <w:t xml:space="preserve"> модели, модель миграции данных, а также требования к входным данным и форматы их хранения. </w:t>
      </w:r>
    </w:p>
    <w:p w14:paraId="28ADF1A8" w14:textId="77777777" w:rsidR="006C121A" w:rsidRDefault="00000000" w:rsidP="00B304C7">
      <w:pPr>
        <w:spacing w:after="0" w:line="259" w:lineRule="auto"/>
        <w:ind w:left="63" w:firstLine="0"/>
        <w:jc w:val="center"/>
      </w:pPr>
      <w:r>
        <w:t xml:space="preserve"> </w:t>
      </w:r>
    </w:p>
    <w:p w14:paraId="341C8509" w14:textId="77777777" w:rsidR="006C121A" w:rsidRPr="000B4155" w:rsidRDefault="007F24E3" w:rsidP="007F24E3">
      <w:pPr>
        <w:pStyle w:val="2"/>
        <w:numPr>
          <w:ilvl w:val="0"/>
          <w:numId w:val="0"/>
        </w:numPr>
        <w:ind w:left="10" w:right="0" w:firstLine="673"/>
        <w:rPr>
          <w:lang w:val="ru-RU"/>
        </w:rPr>
      </w:pPr>
      <w:bookmarkStart w:id="16" w:name="_Hlk212313115"/>
      <w:bookmarkStart w:id="17" w:name="_Toc214681009"/>
      <w:bookmarkStart w:id="18" w:name="_Hlk212312307"/>
      <w:r w:rsidRPr="000B4155">
        <w:rPr>
          <w:lang w:val="ru-RU"/>
        </w:rPr>
        <w:t xml:space="preserve">3.1 Инфологическая </w:t>
      </w:r>
      <w:bookmarkEnd w:id="16"/>
      <w:r w:rsidRPr="000B4155">
        <w:rPr>
          <w:lang w:val="ru-RU"/>
        </w:rPr>
        <w:t>модель</w:t>
      </w:r>
      <w:bookmarkEnd w:id="17"/>
      <w:r w:rsidRPr="000B4155">
        <w:rPr>
          <w:lang w:val="ru-RU"/>
        </w:rPr>
        <w:t xml:space="preserve"> </w:t>
      </w:r>
    </w:p>
    <w:bookmarkEnd w:id="18"/>
    <w:p w14:paraId="45287D4A" w14:textId="77777777" w:rsidR="006C121A" w:rsidRDefault="00000000" w:rsidP="00B304C7">
      <w:pPr>
        <w:spacing w:after="0" w:line="259" w:lineRule="auto"/>
        <w:ind w:left="63" w:firstLine="0"/>
        <w:jc w:val="center"/>
      </w:pPr>
      <w:r>
        <w:t xml:space="preserve"> </w:t>
      </w:r>
    </w:p>
    <w:p w14:paraId="3D5B639D" w14:textId="77777777" w:rsidR="006C121A" w:rsidRDefault="00000000" w:rsidP="00B304C7">
      <w:pPr>
        <w:spacing w:after="0"/>
        <w:ind w:left="-15"/>
      </w:pPr>
      <w:r>
        <w:t xml:space="preserve">Инфологическая модель </w:t>
      </w:r>
      <w:r w:rsidR="00C343F4">
        <w:t>–</w:t>
      </w:r>
      <w:r>
        <w:t xml:space="preserve"> это этап проектирования базы данных, на котором происходит детальное описание структуры данных, их взаимосвязей и организационных единиц системы. В рамках этого этапа создается концептуальная модель, отражающая основные объекты и связи между ними. Инфологическая модель не зависит от конкретной реализации в СУБД, она служит основой для дальнейшего проектирования и реализации базы данных, позволяя понять, как данные будут структурированы и взаимодействовать в системе. </w:t>
      </w:r>
    </w:p>
    <w:p w14:paraId="76094ECE" w14:textId="77777777" w:rsidR="006C121A" w:rsidRDefault="00000000" w:rsidP="00B304C7">
      <w:pPr>
        <w:spacing w:after="0"/>
        <w:ind w:left="-15"/>
      </w:pPr>
      <w:r>
        <w:t xml:space="preserve">В данной работе инфологическая модель базы данных отражает структуру и связи между сущностями, необходимыми для разработки агрегатора автобусных маршрутов и билетов. Основными сущностями являются пользователи, маршруты, билеты, транзакции лояльности и различные связанные с ними данные. Важно, чтобы модель была гибкой и могла эффективно обрабатывать запросы, касающиеся маршрутов, бронирований, лояльности и поддержки пользователей. </w:t>
      </w:r>
    </w:p>
    <w:p w14:paraId="5E212DB2" w14:textId="77777777" w:rsidR="00B913F9" w:rsidRPr="000B4155" w:rsidRDefault="00B913F9" w:rsidP="00B913F9">
      <w:pPr>
        <w:spacing w:after="0"/>
        <w:ind w:left="-15"/>
      </w:pPr>
      <w:r>
        <w:t>Инфологическая модель базы данных включает в себя следующие сущности и их атрибуты:</w:t>
      </w:r>
    </w:p>
    <w:p w14:paraId="39E2DF0E" w14:textId="77777777" w:rsidR="00B913F9" w:rsidRPr="000B4155" w:rsidRDefault="00B913F9" w:rsidP="005A13C5">
      <w:pPr>
        <w:spacing w:after="0"/>
        <w:ind w:left="-15"/>
      </w:pPr>
      <w:r w:rsidRPr="003D4DEF">
        <w:t>1</w:t>
      </w:r>
      <w:r>
        <w:rPr>
          <w:lang w:val="en-US"/>
        </w:rPr>
        <w:t> </w:t>
      </w:r>
      <w:r w:rsidR="005A13C5" w:rsidRPr="005A13C5">
        <w:t xml:space="preserve">Пользователь (User) </w:t>
      </w:r>
      <w:r w:rsidR="005A13C5">
        <w:t xml:space="preserve">– </w:t>
      </w:r>
      <w:r w:rsidR="005A13C5" w:rsidRPr="005A13C5">
        <w:t>ключевая сущность, представляющая любого зарегистрированного участника системы. Атрибуты включают идентификатор, полное имя, электронную почту и хэш пароля.</w:t>
      </w:r>
    </w:p>
    <w:p w14:paraId="4F93EA4F" w14:textId="77777777" w:rsidR="00B913F9" w:rsidRPr="000B4155" w:rsidRDefault="00B913F9" w:rsidP="00B913F9">
      <w:pPr>
        <w:spacing w:after="0"/>
        <w:ind w:left="-15"/>
      </w:pPr>
      <w:r w:rsidRPr="00B913F9">
        <w:t>2</w:t>
      </w:r>
      <w:r>
        <w:rPr>
          <w:lang w:val="en-US"/>
        </w:rPr>
        <w:t> </w:t>
      </w:r>
      <w:r w:rsidR="005A13C5" w:rsidRPr="005A13C5">
        <w:t>Роль (</w:t>
      </w:r>
      <w:proofErr w:type="spellStart"/>
      <w:r w:rsidR="005A13C5" w:rsidRPr="005A13C5">
        <w:t>Role</w:t>
      </w:r>
      <w:proofErr w:type="spellEnd"/>
      <w:r w:rsidR="005A13C5" w:rsidRPr="005A13C5">
        <w:t xml:space="preserve">) </w:t>
      </w:r>
      <w:r w:rsidR="005A13C5">
        <w:t>–</w:t>
      </w:r>
      <w:r w:rsidR="005A13C5" w:rsidRPr="005A13C5">
        <w:t xml:space="preserve"> справочная сущность, определяющая уровень доступа пользователя к функциям системы. Основные роли: «Администратор» и «Пользователь». Один пользователь может иметь одну или несколько ролей.</w:t>
      </w:r>
    </w:p>
    <w:p w14:paraId="7890CAD0" w14:textId="77777777" w:rsidR="00B913F9" w:rsidRPr="000B4155" w:rsidRDefault="00B913F9" w:rsidP="00B913F9">
      <w:pPr>
        <w:spacing w:after="0"/>
        <w:ind w:left="-15"/>
      </w:pPr>
      <w:r w:rsidRPr="000B4155">
        <w:t>3</w:t>
      </w:r>
      <w:r>
        <w:rPr>
          <w:lang w:val="en-US"/>
        </w:rPr>
        <w:t> </w:t>
      </w:r>
      <w:r w:rsidR="005A13C5" w:rsidRPr="005A13C5">
        <w:t xml:space="preserve">Группа (Group) </w:t>
      </w:r>
      <w:r w:rsidR="005A13C5">
        <w:t>–</w:t>
      </w:r>
      <w:r w:rsidR="005A13C5" w:rsidRPr="005A13C5">
        <w:t xml:space="preserve"> сущность для объединения пользователей, например, по отделам или учебным потокам. Это позволяет упростить назначение тестов. Один пользователь может состоять в нескольких группах, и в одной группе может быть много пользователей.</w:t>
      </w:r>
    </w:p>
    <w:p w14:paraId="65C17FE7" w14:textId="77777777" w:rsidR="00B913F9" w:rsidRPr="005A13C5" w:rsidRDefault="00B913F9" w:rsidP="00B913F9">
      <w:pPr>
        <w:spacing w:after="0"/>
        <w:ind w:left="-15"/>
      </w:pPr>
      <w:r w:rsidRPr="000B4155">
        <w:t>4</w:t>
      </w:r>
      <w:r>
        <w:rPr>
          <w:lang w:val="en-US"/>
        </w:rPr>
        <w:t> </w:t>
      </w:r>
      <w:r w:rsidR="005A13C5" w:rsidRPr="005A13C5">
        <w:t>Исходный документ (</w:t>
      </w:r>
      <w:r w:rsidR="005A13C5" w:rsidRPr="005A13C5">
        <w:rPr>
          <w:lang w:val="en-US"/>
        </w:rPr>
        <w:t>Source</w:t>
      </w:r>
      <w:r w:rsidR="005A13C5" w:rsidRPr="005A13C5">
        <w:t xml:space="preserve"> </w:t>
      </w:r>
      <w:r w:rsidR="005A13C5" w:rsidRPr="005A13C5">
        <w:rPr>
          <w:lang w:val="en-US"/>
        </w:rPr>
        <w:t>Document</w:t>
      </w:r>
      <w:r w:rsidR="005A13C5" w:rsidRPr="005A13C5">
        <w:t xml:space="preserve">) </w:t>
      </w:r>
      <w:r w:rsidR="005A13C5">
        <w:t>–</w:t>
      </w:r>
      <w:r w:rsidR="005A13C5" w:rsidRPr="005A13C5">
        <w:t xml:space="preserve"> представляет текстовый материал, загруженный администратором для последующей генерации </w:t>
      </w:r>
      <w:r w:rsidR="005A13C5" w:rsidRPr="005A13C5">
        <w:lastRenderedPageBreak/>
        <w:t>вопросов. Атрибуты включают название файла, путь к нему на сервере, статус обработки и ссылку на пользователя, который его загрузил.</w:t>
      </w:r>
    </w:p>
    <w:p w14:paraId="4B54A1F3" w14:textId="77777777" w:rsidR="003D4DEF" w:rsidRPr="005A13C5" w:rsidRDefault="00B913F9" w:rsidP="005A13C5">
      <w:pPr>
        <w:spacing w:after="0"/>
        <w:ind w:left="-15"/>
      </w:pPr>
      <w:r w:rsidRPr="000B4155">
        <w:t>5</w:t>
      </w:r>
      <w:r>
        <w:rPr>
          <w:lang w:val="en-US"/>
        </w:rPr>
        <w:t> </w:t>
      </w:r>
      <w:r w:rsidR="005A13C5" w:rsidRPr="005A13C5">
        <w:t>Вопрос (</w:t>
      </w:r>
      <w:r w:rsidR="005A13C5" w:rsidRPr="005A13C5">
        <w:rPr>
          <w:lang w:val="en-US"/>
        </w:rPr>
        <w:t>Question</w:t>
      </w:r>
      <w:r w:rsidR="005A13C5" w:rsidRPr="005A13C5">
        <w:t xml:space="preserve">) </w:t>
      </w:r>
      <w:r w:rsidR="005A13C5">
        <w:t>–</w:t>
      </w:r>
      <w:r w:rsidR="005A13C5" w:rsidRPr="005A13C5">
        <w:t xml:space="preserve"> центральная сущность, хранящая текст вопроса. Каждый вопрос может быть сгенерирован на основе одного исходного документа или создан вручную.</w:t>
      </w:r>
    </w:p>
    <w:p w14:paraId="08D5C9BD" w14:textId="77777777" w:rsidR="00B913F9" w:rsidRPr="000B4155" w:rsidRDefault="00B913F9" w:rsidP="00B913F9">
      <w:pPr>
        <w:spacing w:after="0"/>
        <w:ind w:left="-15"/>
      </w:pPr>
      <w:r w:rsidRPr="003D4DEF">
        <w:t>6</w:t>
      </w:r>
      <w:r>
        <w:rPr>
          <w:lang w:val="en-US"/>
        </w:rPr>
        <w:t> </w:t>
      </w:r>
      <w:r w:rsidR="005A13C5" w:rsidRPr="005A13C5">
        <w:t>Вариант ответа (</w:t>
      </w:r>
      <w:proofErr w:type="spellStart"/>
      <w:r w:rsidR="005A13C5" w:rsidRPr="005A13C5">
        <w:t>Answer</w:t>
      </w:r>
      <w:proofErr w:type="spellEnd"/>
      <w:r w:rsidR="005A13C5" w:rsidRPr="005A13C5">
        <w:t xml:space="preserve"> </w:t>
      </w:r>
      <w:proofErr w:type="spellStart"/>
      <w:r w:rsidR="005A13C5" w:rsidRPr="005A13C5">
        <w:t>Option</w:t>
      </w:r>
      <w:proofErr w:type="spellEnd"/>
      <w:r w:rsidR="005A13C5" w:rsidRPr="005A13C5">
        <w:t>) — представляет один из вариантов ответа на конкретный вопрос. Каждый вопрос имеет несколько вариантов ответов, один или несколько из которых помечены как правильные.</w:t>
      </w:r>
    </w:p>
    <w:p w14:paraId="0CA8FEB4" w14:textId="77777777" w:rsidR="00B913F9" w:rsidRPr="000B4155" w:rsidRDefault="00B913F9" w:rsidP="00B913F9">
      <w:pPr>
        <w:spacing w:after="0"/>
        <w:ind w:left="-15"/>
      </w:pPr>
      <w:r w:rsidRPr="000B4155">
        <w:t>7</w:t>
      </w:r>
      <w:r>
        <w:rPr>
          <w:lang w:val="en-US"/>
        </w:rPr>
        <w:t> </w:t>
      </w:r>
      <w:r w:rsidR="005A13C5" w:rsidRPr="005A13C5">
        <w:t>Тест (Test) — логическая сущность, объединяющая набор вопросов в единый оценочный материал. Тест имеет такие атрибуты, как название, описание, ограничение по времени и количество попыток. Один тест может включать множество вопросов, и один и тот же вопрос может входить в разные тесты.</w:t>
      </w:r>
    </w:p>
    <w:p w14:paraId="4A3FE4DB" w14:textId="77777777" w:rsidR="00B913F9" w:rsidRPr="000B4155" w:rsidRDefault="00B913F9" w:rsidP="00B913F9">
      <w:pPr>
        <w:spacing w:after="0"/>
        <w:ind w:left="-15"/>
      </w:pPr>
      <w:r w:rsidRPr="000B4155">
        <w:t>8</w:t>
      </w:r>
      <w:r>
        <w:rPr>
          <w:lang w:val="en-US"/>
        </w:rPr>
        <w:t> </w:t>
      </w:r>
      <w:r w:rsidR="005A13C5" w:rsidRPr="005A13C5">
        <w:t xml:space="preserve">Назначение теста (Test </w:t>
      </w:r>
      <w:proofErr w:type="spellStart"/>
      <w:r w:rsidR="005A13C5" w:rsidRPr="005A13C5">
        <w:t>Assignment</w:t>
      </w:r>
      <w:proofErr w:type="spellEnd"/>
      <w:r w:rsidR="005A13C5" w:rsidRPr="005A13C5">
        <w:t>) — фиксирует факт назначения определенного теста конкретному пользователю или целой группе.</w:t>
      </w:r>
    </w:p>
    <w:p w14:paraId="103B7882" w14:textId="77777777" w:rsidR="00B913F9" w:rsidRPr="000B4155" w:rsidRDefault="00B913F9" w:rsidP="00B913F9">
      <w:pPr>
        <w:spacing w:after="0"/>
        <w:ind w:left="-15"/>
      </w:pPr>
      <w:r w:rsidRPr="000B4155">
        <w:t>9</w:t>
      </w:r>
      <w:r>
        <w:rPr>
          <w:lang w:val="en-US"/>
        </w:rPr>
        <w:t> </w:t>
      </w:r>
      <w:r w:rsidR="005A13C5" w:rsidRPr="005A13C5">
        <w:t xml:space="preserve">Сессия тестирования (Test </w:t>
      </w:r>
      <w:proofErr w:type="spellStart"/>
      <w:r w:rsidR="005A13C5" w:rsidRPr="005A13C5">
        <w:t>Session</w:t>
      </w:r>
      <w:proofErr w:type="spellEnd"/>
      <w:r w:rsidR="005A13C5" w:rsidRPr="005A13C5">
        <w:t>) — представляет собой одну конкретную попытку прохождения теста пользователем. Хранит информацию о статусе (начата, завершена), времени начала и окончания, а также итоговом балле.</w:t>
      </w:r>
    </w:p>
    <w:p w14:paraId="548AC9A0" w14:textId="77777777" w:rsidR="005A13C5" w:rsidRDefault="00B913F9" w:rsidP="005A13C5">
      <w:pPr>
        <w:spacing w:after="0"/>
        <w:ind w:left="-15"/>
      </w:pPr>
      <w:r w:rsidRPr="000B4155">
        <w:t>10</w:t>
      </w:r>
      <w:r>
        <w:rPr>
          <w:lang w:val="en-US"/>
        </w:rPr>
        <w:t> </w:t>
      </w:r>
      <w:r w:rsidR="005A13C5" w:rsidRPr="005A13C5">
        <w:t xml:space="preserve">Ответ пользователя (User </w:t>
      </w:r>
      <w:proofErr w:type="spellStart"/>
      <w:r w:rsidR="005A13C5" w:rsidRPr="005A13C5">
        <w:t>Answer</w:t>
      </w:r>
      <w:proofErr w:type="spellEnd"/>
      <w:r w:rsidR="005A13C5" w:rsidRPr="005A13C5">
        <w:t>) — фиксирует, какой вариант ответа был выбран пользователем на конкретный вопрос в рамках определенной сессии тестирования.</w:t>
      </w:r>
    </w:p>
    <w:p w14:paraId="6B65D404" w14:textId="77777777" w:rsidR="006C121A" w:rsidRDefault="005A13C5" w:rsidP="005A13C5">
      <w:pPr>
        <w:spacing w:after="0"/>
        <w:ind w:left="-15"/>
      </w:pPr>
      <w:r w:rsidRPr="005A13C5">
        <w:t>Эти сущности связаны между собой логическими отношениями: «один-ко-многим» (например, один пользователь может пройти много сессий) и «многие-ко-многим» (например, один тест может содержать много вопросов, и один вопрос может входить во много тестов). Инфологическая модель служит прочным фундаментом для перехода к следующему, более детализированному этапу проектирования.</w:t>
      </w:r>
      <w:r>
        <w:t xml:space="preserve"> </w:t>
      </w:r>
    </w:p>
    <w:p w14:paraId="3C8395F0" w14:textId="77777777" w:rsidR="005A13C5" w:rsidRDefault="005A13C5" w:rsidP="005A13C5">
      <w:pPr>
        <w:spacing w:after="0"/>
        <w:ind w:left="-15"/>
      </w:pPr>
    </w:p>
    <w:p w14:paraId="1F1BF507" w14:textId="77777777" w:rsidR="006C121A" w:rsidRPr="000B4155" w:rsidRDefault="007F24E3" w:rsidP="007F24E3">
      <w:pPr>
        <w:pStyle w:val="2"/>
        <w:numPr>
          <w:ilvl w:val="0"/>
          <w:numId w:val="0"/>
        </w:numPr>
        <w:ind w:left="10" w:right="0" w:firstLine="710"/>
        <w:rPr>
          <w:lang w:val="ru-RU"/>
        </w:rPr>
      </w:pPr>
      <w:bookmarkStart w:id="19" w:name="_Toc214681010"/>
      <w:bookmarkStart w:id="20" w:name="_Hlk212312361"/>
      <w:r w:rsidRPr="000B4155">
        <w:rPr>
          <w:lang w:val="ru-RU"/>
        </w:rPr>
        <w:t xml:space="preserve">3.2 </w:t>
      </w:r>
      <w:proofErr w:type="spellStart"/>
      <w:r w:rsidRPr="000B4155">
        <w:rPr>
          <w:lang w:val="ru-RU"/>
        </w:rPr>
        <w:t>Даталогическая</w:t>
      </w:r>
      <w:proofErr w:type="spellEnd"/>
      <w:r w:rsidRPr="000B4155">
        <w:rPr>
          <w:lang w:val="ru-RU"/>
        </w:rPr>
        <w:t xml:space="preserve"> модель</w:t>
      </w:r>
      <w:bookmarkEnd w:id="19"/>
      <w:r w:rsidRPr="000B4155">
        <w:rPr>
          <w:lang w:val="ru-RU"/>
        </w:rPr>
        <w:t xml:space="preserve"> </w:t>
      </w:r>
    </w:p>
    <w:bookmarkEnd w:id="20"/>
    <w:p w14:paraId="0E93C30C" w14:textId="77777777" w:rsidR="006C121A" w:rsidRDefault="00000000" w:rsidP="00B304C7">
      <w:pPr>
        <w:spacing w:after="0" w:line="259" w:lineRule="auto"/>
        <w:ind w:left="63" w:firstLine="0"/>
        <w:jc w:val="center"/>
      </w:pPr>
      <w:r>
        <w:t xml:space="preserve"> </w:t>
      </w:r>
    </w:p>
    <w:p w14:paraId="55AE4AFF" w14:textId="77777777" w:rsidR="005A13C5" w:rsidRPr="005A3106" w:rsidRDefault="00000000" w:rsidP="005A13C5">
      <w:pPr>
        <w:spacing w:after="0"/>
        <w:ind w:left="-15"/>
      </w:pPr>
      <w:proofErr w:type="spellStart"/>
      <w:r>
        <w:t>Даталогическая</w:t>
      </w:r>
      <w:proofErr w:type="spellEnd"/>
      <w:r>
        <w:t xml:space="preserve"> модель описывает структуру данных на уровне базы данных, в том числе типы данных, ограничения и связи между таблицами. Она отвечает за определение точных типов данных для каждого атрибута сущности, установление ограничений на значения и обеспечение целостности данных. В данном разделе представлена детальная спецификация всех сущностей, их атрибутов и типов данных, которые будут использоваться в базе данных системы. Модель строится на основе инфологической модели, уточняя типы данных и устанавливая точные форматы хранения информации для эффективного функционирования системы. </w:t>
      </w:r>
    </w:p>
    <w:p w14:paraId="1A7FF5DA" w14:textId="77777777" w:rsidR="005A13C5" w:rsidRPr="005A13C5" w:rsidRDefault="00000000" w:rsidP="005A13C5">
      <w:pPr>
        <w:spacing w:after="0"/>
        <w:ind w:left="-15"/>
      </w:pPr>
      <w:r>
        <w:t xml:space="preserve">Описание таблиц и их атрибутов: </w:t>
      </w:r>
      <w:bookmarkStart w:id="21" w:name="_Hlk212316526"/>
    </w:p>
    <w:p w14:paraId="3A075E2C" w14:textId="77777777" w:rsidR="005A13C5" w:rsidRPr="005A13C5" w:rsidRDefault="005A13C5" w:rsidP="005247F3">
      <w:pPr>
        <w:spacing w:after="0"/>
        <w:ind w:left="0" w:firstLine="0"/>
      </w:pPr>
      <w:r w:rsidRPr="005A13C5">
        <w:lastRenderedPageBreak/>
        <w:t>1</w:t>
      </w:r>
      <w:r>
        <w:rPr>
          <w:lang w:val="en-US"/>
        </w:rPr>
        <w:t> </w:t>
      </w:r>
      <w:r w:rsidRPr="005A13C5">
        <w:rPr>
          <w:lang w:val="en-US"/>
        </w:rPr>
        <w:t>roles</w:t>
      </w:r>
      <w:r w:rsidRPr="005A13C5">
        <w:t xml:space="preserve"> (Роли)</w:t>
      </w:r>
    </w:p>
    <w:p w14:paraId="47B49DBE" w14:textId="77777777" w:rsidR="002639C2" w:rsidRPr="002639C2" w:rsidRDefault="005A13C5" w:rsidP="005247F3">
      <w:pPr>
        <w:pStyle w:val="a4"/>
        <w:numPr>
          <w:ilvl w:val="0"/>
          <w:numId w:val="57"/>
        </w:numPr>
        <w:spacing w:after="0" w:line="278" w:lineRule="auto"/>
      </w:pPr>
      <w:r w:rsidRPr="005A13C5">
        <w:rPr>
          <w:lang w:val="en-US"/>
        </w:rPr>
        <w:t>id</w:t>
      </w:r>
      <w:r w:rsidRPr="005A13C5">
        <w:t xml:space="preserve"> (</w:t>
      </w:r>
      <w:r w:rsidRPr="005A13C5">
        <w:rPr>
          <w:lang w:val="en-US"/>
        </w:rPr>
        <w:t>INT</w:t>
      </w:r>
      <w:r w:rsidRPr="005A13C5">
        <w:t xml:space="preserve">, </w:t>
      </w:r>
      <w:r w:rsidRPr="005A13C5">
        <w:rPr>
          <w:lang w:val="en-US"/>
        </w:rPr>
        <w:t>PRIMARY</w:t>
      </w:r>
      <w:r w:rsidRPr="005A13C5">
        <w:t xml:space="preserve"> </w:t>
      </w:r>
      <w:r w:rsidRPr="005A13C5">
        <w:rPr>
          <w:lang w:val="en-US"/>
        </w:rPr>
        <w:t>KEY</w:t>
      </w:r>
      <w:r w:rsidRPr="005A13C5">
        <w:t xml:space="preserve">) </w:t>
      </w:r>
      <w:r w:rsidR="002639C2" w:rsidRPr="002639C2">
        <w:t>–</w:t>
      </w:r>
      <w:r w:rsidRPr="005A13C5">
        <w:t xml:space="preserve"> Уникальный идентификатор роли.</w:t>
      </w:r>
    </w:p>
    <w:p w14:paraId="7714611B" w14:textId="77777777" w:rsidR="002639C2" w:rsidRPr="002639C2" w:rsidRDefault="005A13C5" w:rsidP="005247F3">
      <w:pPr>
        <w:pStyle w:val="a4"/>
        <w:numPr>
          <w:ilvl w:val="0"/>
          <w:numId w:val="57"/>
        </w:numPr>
        <w:spacing w:after="0" w:line="278" w:lineRule="auto"/>
      </w:pPr>
      <w:r w:rsidRPr="002639C2">
        <w:rPr>
          <w:lang w:val="en-US"/>
        </w:rPr>
        <w:t>name</w:t>
      </w:r>
      <w:r w:rsidRPr="005A13C5">
        <w:t xml:space="preserve"> (</w:t>
      </w:r>
      <w:r w:rsidRPr="002639C2">
        <w:rPr>
          <w:lang w:val="en-US"/>
        </w:rPr>
        <w:t>VARCHAR</w:t>
      </w:r>
      <w:r w:rsidRPr="005A13C5">
        <w:t xml:space="preserve">) </w:t>
      </w:r>
      <w:r w:rsidR="002639C2" w:rsidRPr="002639C2">
        <w:t>–</w:t>
      </w:r>
      <w:r w:rsidRPr="005A13C5">
        <w:t xml:space="preserve"> Название роли (например, "</w:t>
      </w:r>
      <w:r w:rsidRPr="002639C2">
        <w:rPr>
          <w:lang w:val="en-US"/>
        </w:rPr>
        <w:t>admin</w:t>
      </w:r>
      <w:r w:rsidRPr="005A13C5">
        <w:t>", "</w:t>
      </w:r>
      <w:r w:rsidRPr="002639C2">
        <w:rPr>
          <w:lang w:val="en-US"/>
        </w:rPr>
        <w:t>user</w:t>
      </w:r>
      <w:r w:rsidRPr="005A13C5">
        <w:t>").</w:t>
      </w:r>
    </w:p>
    <w:p w14:paraId="63DE35E7" w14:textId="77777777" w:rsidR="002639C2" w:rsidRPr="002639C2" w:rsidRDefault="005A3106" w:rsidP="005247F3">
      <w:pPr>
        <w:spacing w:after="0" w:line="278" w:lineRule="auto"/>
        <w:ind w:left="0" w:firstLine="0"/>
      </w:pPr>
      <w:r>
        <w:t>2 </w:t>
      </w:r>
      <w:r w:rsidR="005A13C5" w:rsidRPr="005A3106">
        <w:rPr>
          <w:lang w:val="en-US"/>
        </w:rPr>
        <w:t>users</w:t>
      </w:r>
      <w:r w:rsidR="005A13C5" w:rsidRPr="005A13C5">
        <w:t xml:space="preserve"> (Пользователи)</w:t>
      </w:r>
    </w:p>
    <w:p w14:paraId="5EC6CABD" w14:textId="77777777" w:rsidR="002639C2" w:rsidRPr="002639C2" w:rsidRDefault="005A13C5" w:rsidP="005247F3">
      <w:pPr>
        <w:pStyle w:val="a4"/>
        <w:numPr>
          <w:ilvl w:val="0"/>
          <w:numId w:val="57"/>
        </w:numPr>
        <w:spacing w:after="0" w:line="278" w:lineRule="auto"/>
      </w:pPr>
      <w:r w:rsidRPr="002639C2">
        <w:rPr>
          <w:lang w:val="en-US"/>
        </w:rPr>
        <w:t>id</w:t>
      </w:r>
      <w:r w:rsidRPr="005A13C5">
        <w:t xml:space="preserve"> (</w:t>
      </w:r>
      <w:r w:rsidRPr="002639C2">
        <w:rPr>
          <w:lang w:val="en-US"/>
        </w:rPr>
        <w:t>BIGINT</w:t>
      </w:r>
      <w:r w:rsidRPr="005A13C5">
        <w:t xml:space="preserve">, </w:t>
      </w:r>
      <w:r w:rsidRPr="002639C2">
        <w:rPr>
          <w:lang w:val="en-US"/>
        </w:rPr>
        <w:t>PRIMARY</w:t>
      </w:r>
      <w:r w:rsidRPr="005A13C5">
        <w:t xml:space="preserve"> </w:t>
      </w:r>
      <w:r w:rsidRPr="002639C2">
        <w:rPr>
          <w:lang w:val="en-US"/>
        </w:rPr>
        <w:t>KEY</w:t>
      </w:r>
      <w:r w:rsidRPr="005A13C5">
        <w:t xml:space="preserve">) </w:t>
      </w:r>
      <w:r w:rsidR="002639C2" w:rsidRPr="002639C2">
        <w:t>–</w:t>
      </w:r>
      <w:r w:rsidRPr="005A13C5">
        <w:t xml:space="preserve"> Уникальный идентификатор пользователя.</w:t>
      </w:r>
    </w:p>
    <w:p w14:paraId="0B5C9D1D" w14:textId="77777777" w:rsidR="002639C2" w:rsidRDefault="005A13C5" w:rsidP="005247F3">
      <w:pPr>
        <w:pStyle w:val="a4"/>
        <w:numPr>
          <w:ilvl w:val="0"/>
          <w:numId w:val="57"/>
        </w:numPr>
        <w:spacing w:after="0" w:line="278" w:lineRule="auto"/>
        <w:rPr>
          <w:lang w:val="en-US"/>
        </w:rPr>
      </w:pPr>
      <w:proofErr w:type="spellStart"/>
      <w:r w:rsidRPr="002639C2">
        <w:rPr>
          <w:lang w:val="en-US"/>
        </w:rPr>
        <w:t>full_name</w:t>
      </w:r>
      <w:proofErr w:type="spellEnd"/>
      <w:r w:rsidRPr="002639C2">
        <w:rPr>
          <w:lang w:val="en-US"/>
        </w:rPr>
        <w:t xml:space="preserve"> (VARCHAR) </w:t>
      </w:r>
      <w:r w:rsidR="002639C2">
        <w:rPr>
          <w:lang w:val="en-US"/>
        </w:rPr>
        <w:t>–</w:t>
      </w:r>
      <w:r w:rsidRPr="002639C2">
        <w:rPr>
          <w:lang w:val="en-US"/>
        </w:rPr>
        <w:t xml:space="preserve"> </w:t>
      </w:r>
      <w:r w:rsidR="002639C2">
        <w:t>Полное</w:t>
      </w:r>
      <w:r w:rsidR="002639C2" w:rsidRPr="002639C2">
        <w:rPr>
          <w:lang w:val="en-US"/>
        </w:rPr>
        <w:t xml:space="preserve"> </w:t>
      </w:r>
      <w:r w:rsidR="002639C2">
        <w:t>имя</w:t>
      </w:r>
      <w:r w:rsidR="002639C2" w:rsidRPr="002639C2">
        <w:rPr>
          <w:lang w:val="en-US"/>
        </w:rPr>
        <w:t>.</w:t>
      </w:r>
    </w:p>
    <w:p w14:paraId="7B041CF3" w14:textId="77777777" w:rsidR="002639C2" w:rsidRDefault="005A13C5" w:rsidP="005247F3">
      <w:pPr>
        <w:pStyle w:val="a4"/>
        <w:numPr>
          <w:ilvl w:val="0"/>
          <w:numId w:val="57"/>
        </w:numPr>
        <w:spacing w:after="0" w:line="278" w:lineRule="auto"/>
        <w:rPr>
          <w:lang w:val="en-US"/>
        </w:rPr>
      </w:pPr>
      <w:r w:rsidRPr="002639C2">
        <w:rPr>
          <w:lang w:val="en-US"/>
        </w:rPr>
        <w:t xml:space="preserve">email (VARCHAR, UNIQUE) </w:t>
      </w:r>
      <w:r w:rsidR="002639C2">
        <w:t>– Электронная почта</w:t>
      </w:r>
      <w:r w:rsidRPr="002639C2">
        <w:rPr>
          <w:lang w:val="en-US"/>
        </w:rPr>
        <w:t>.</w:t>
      </w:r>
    </w:p>
    <w:p w14:paraId="67D7980D" w14:textId="77777777" w:rsidR="002639C2" w:rsidRDefault="005A13C5" w:rsidP="005247F3">
      <w:pPr>
        <w:pStyle w:val="a4"/>
        <w:numPr>
          <w:ilvl w:val="0"/>
          <w:numId w:val="57"/>
        </w:numPr>
        <w:spacing w:after="0" w:line="278" w:lineRule="auto"/>
        <w:rPr>
          <w:lang w:val="en-US"/>
        </w:rPr>
      </w:pPr>
      <w:proofErr w:type="spellStart"/>
      <w:r w:rsidRPr="002639C2">
        <w:rPr>
          <w:lang w:val="en-US"/>
        </w:rPr>
        <w:t>password_hash</w:t>
      </w:r>
      <w:proofErr w:type="spellEnd"/>
      <w:r w:rsidRPr="002639C2">
        <w:rPr>
          <w:lang w:val="en-US"/>
        </w:rPr>
        <w:t xml:space="preserve"> (VARCHAR) </w:t>
      </w:r>
      <w:r w:rsidR="002639C2" w:rsidRPr="002639C2">
        <w:rPr>
          <w:lang w:val="en-US"/>
        </w:rPr>
        <w:t xml:space="preserve">– </w:t>
      </w:r>
      <w:r w:rsidR="002639C2">
        <w:t>Хэш</w:t>
      </w:r>
      <w:r w:rsidR="002639C2" w:rsidRPr="002639C2">
        <w:rPr>
          <w:lang w:val="en-US"/>
        </w:rPr>
        <w:t xml:space="preserve"> </w:t>
      </w:r>
      <w:r w:rsidR="002639C2">
        <w:t>пароля</w:t>
      </w:r>
      <w:r w:rsidRPr="002639C2">
        <w:rPr>
          <w:lang w:val="en-US"/>
        </w:rPr>
        <w:t>.</w:t>
      </w:r>
    </w:p>
    <w:p w14:paraId="54F11BA3" w14:textId="77777777" w:rsidR="002639C2" w:rsidRDefault="005A13C5" w:rsidP="005247F3">
      <w:pPr>
        <w:pStyle w:val="a4"/>
        <w:numPr>
          <w:ilvl w:val="0"/>
          <w:numId w:val="57"/>
        </w:numPr>
        <w:spacing w:after="0" w:line="278" w:lineRule="auto"/>
        <w:rPr>
          <w:lang w:val="en-US"/>
        </w:rPr>
      </w:pPr>
      <w:proofErr w:type="spellStart"/>
      <w:r w:rsidRPr="002639C2">
        <w:rPr>
          <w:lang w:val="en-US"/>
        </w:rPr>
        <w:t>created_at</w:t>
      </w:r>
      <w:proofErr w:type="spellEnd"/>
      <w:r w:rsidRPr="002639C2">
        <w:rPr>
          <w:lang w:val="en-US"/>
        </w:rPr>
        <w:t xml:space="preserve"> (TIMESTAMP) -</w:t>
      </w:r>
      <w:r w:rsidR="002639C2">
        <w:t>Время создания записи</w:t>
      </w:r>
      <w:r w:rsidRPr="002639C2">
        <w:rPr>
          <w:lang w:val="en-US"/>
        </w:rPr>
        <w:t>.</w:t>
      </w:r>
    </w:p>
    <w:p w14:paraId="40BE3227" w14:textId="77777777" w:rsidR="002639C2" w:rsidRPr="002639C2" w:rsidRDefault="005A3106" w:rsidP="005247F3">
      <w:pPr>
        <w:spacing w:after="0" w:line="278" w:lineRule="auto"/>
        <w:ind w:left="0" w:firstLine="0"/>
        <w:rPr>
          <w:lang w:val="en-US"/>
        </w:rPr>
      </w:pPr>
      <w:r>
        <w:t>3</w:t>
      </w:r>
      <w:r w:rsidR="002639C2">
        <w:t> </w:t>
      </w:r>
      <w:r w:rsidR="005A13C5" w:rsidRPr="002639C2">
        <w:rPr>
          <w:lang w:val="en-US"/>
        </w:rPr>
        <w:t>groups (</w:t>
      </w:r>
      <w:r w:rsidR="002639C2">
        <w:t>Группы</w:t>
      </w:r>
      <w:r w:rsidR="005A13C5" w:rsidRPr="002639C2">
        <w:rPr>
          <w:lang w:val="en-US"/>
        </w:rPr>
        <w:t>)</w:t>
      </w:r>
    </w:p>
    <w:p w14:paraId="5B96D842" w14:textId="77777777" w:rsidR="002639C2" w:rsidRPr="002639C2" w:rsidRDefault="005A13C5" w:rsidP="005247F3">
      <w:pPr>
        <w:pStyle w:val="a4"/>
        <w:numPr>
          <w:ilvl w:val="0"/>
          <w:numId w:val="57"/>
        </w:numPr>
        <w:spacing w:after="0" w:line="278" w:lineRule="auto"/>
      </w:pPr>
      <w:r w:rsidRPr="002639C2">
        <w:rPr>
          <w:lang w:val="en-US"/>
        </w:rPr>
        <w:t>id</w:t>
      </w:r>
      <w:r w:rsidRPr="005A13C5">
        <w:t xml:space="preserve"> (</w:t>
      </w:r>
      <w:r w:rsidRPr="002639C2">
        <w:rPr>
          <w:lang w:val="en-US"/>
        </w:rPr>
        <w:t>BIGINT</w:t>
      </w:r>
      <w:r w:rsidRPr="005A13C5">
        <w:t xml:space="preserve">, </w:t>
      </w:r>
      <w:r w:rsidRPr="002639C2">
        <w:rPr>
          <w:lang w:val="en-US"/>
        </w:rPr>
        <w:t>PRIMARY</w:t>
      </w:r>
      <w:r w:rsidRPr="005A13C5">
        <w:t xml:space="preserve"> </w:t>
      </w:r>
      <w:r w:rsidRPr="002639C2">
        <w:rPr>
          <w:lang w:val="en-US"/>
        </w:rPr>
        <w:t>KEY</w:t>
      </w:r>
      <w:r w:rsidRPr="005A13C5">
        <w:t>) - Уникальный идентификатор группы.</w:t>
      </w:r>
    </w:p>
    <w:p w14:paraId="44F350DD" w14:textId="77777777" w:rsidR="002639C2" w:rsidRPr="002639C2" w:rsidRDefault="005A13C5" w:rsidP="005247F3">
      <w:pPr>
        <w:pStyle w:val="a4"/>
        <w:numPr>
          <w:ilvl w:val="0"/>
          <w:numId w:val="57"/>
        </w:numPr>
        <w:spacing w:after="0" w:line="278" w:lineRule="auto"/>
      </w:pPr>
      <w:r w:rsidRPr="002639C2">
        <w:rPr>
          <w:lang w:val="en-US"/>
        </w:rPr>
        <w:t>name</w:t>
      </w:r>
      <w:r w:rsidRPr="005A13C5">
        <w:t xml:space="preserve"> (</w:t>
      </w:r>
      <w:r w:rsidRPr="002639C2">
        <w:rPr>
          <w:lang w:val="en-US"/>
        </w:rPr>
        <w:t>VARCHAR</w:t>
      </w:r>
      <w:r w:rsidRPr="005A13C5">
        <w:t>) - Название группы/отдела.</w:t>
      </w:r>
    </w:p>
    <w:p w14:paraId="457215E9" w14:textId="77777777" w:rsidR="002639C2" w:rsidRPr="002639C2" w:rsidRDefault="005A3106" w:rsidP="005247F3">
      <w:pPr>
        <w:spacing w:after="0" w:line="278" w:lineRule="auto"/>
        <w:ind w:left="0" w:firstLine="0"/>
      </w:pPr>
      <w:r>
        <w:t>4 </w:t>
      </w:r>
      <w:r w:rsidR="005A13C5" w:rsidRPr="005A3106">
        <w:rPr>
          <w:lang w:val="en-US"/>
        </w:rPr>
        <w:t>source</w:t>
      </w:r>
      <w:r w:rsidR="005A13C5" w:rsidRPr="005A13C5">
        <w:t>_</w:t>
      </w:r>
      <w:r w:rsidR="005A13C5" w:rsidRPr="005A3106">
        <w:rPr>
          <w:lang w:val="en-US"/>
        </w:rPr>
        <w:t>documents</w:t>
      </w:r>
      <w:r w:rsidR="005A13C5" w:rsidRPr="005A13C5">
        <w:t xml:space="preserve"> (Исходные документы)</w:t>
      </w:r>
    </w:p>
    <w:p w14:paraId="44BF6D80" w14:textId="77777777" w:rsidR="002639C2" w:rsidRPr="002639C2" w:rsidRDefault="005A13C5" w:rsidP="005247F3">
      <w:pPr>
        <w:pStyle w:val="a4"/>
        <w:numPr>
          <w:ilvl w:val="0"/>
          <w:numId w:val="57"/>
        </w:numPr>
        <w:spacing w:after="0" w:line="278" w:lineRule="auto"/>
      </w:pPr>
      <w:r w:rsidRPr="002639C2">
        <w:rPr>
          <w:lang w:val="en-US"/>
        </w:rPr>
        <w:t>id</w:t>
      </w:r>
      <w:r w:rsidRPr="005A13C5">
        <w:t xml:space="preserve"> (</w:t>
      </w:r>
      <w:r w:rsidRPr="002639C2">
        <w:rPr>
          <w:lang w:val="en-US"/>
        </w:rPr>
        <w:t>BIGINT</w:t>
      </w:r>
      <w:r w:rsidRPr="005A13C5">
        <w:t xml:space="preserve">, </w:t>
      </w:r>
      <w:r w:rsidRPr="002639C2">
        <w:rPr>
          <w:lang w:val="en-US"/>
        </w:rPr>
        <w:t>PRIMARY</w:t>
      </w:r>
      <w:r w:rsidRPr="005A13C5">
        <w:t xml:space="preserve"> </w:t>
      </w:r>
      <w:r w:rsidRPr="002639C2">
        <w:rPr>
          <w:lang w:val="en-US"/>
        </w:rPr>
        <w:t>KEY</w:t>
      </w:r>
      <w:r w:rsidRPr="005A13C5">
        <w:t>) - Идентификатор документа.</w:t>
      </w:r>
    </w:p>
    <w:p w14:paraId="7ED8A9E1" w14:textId="77777777" w:rsidR="002639C2" w:rsidRPr="002639C2" w:rsidRDefault="005A13C5" w:rsidP="005247F3">
      <w:pPr>
        <w:pStyle w:val="a4"/>
        <w:numPr>
          <w:ilvl w:val="0"/>
          <w:numId w:val="57"/>
        </w:numPr>
        <w:spacing w:after="0" w:line="278" w:lineRule="auto"/>
      </w:pPr>
      <w:r w:rsidRPr="002639C2">
        <w:rPr>
          <w:lang w:val="en-US"/>
        </w:rPr>
        <w:t xml:space="preserve">filename (VARCHAR) - </w:t>
      </w:r>
      <w:proofErr w:type="spellStart"/>
      <w:r w:rsidRPr="002639C2">
        <w:rPr>
          <w:lang w:val="en-US"/>
        </w:rPr>
        <w:t>Имя</w:t>
      </w:r>
      <w:proofErr w:type="spellEnd"/>
      <w:r w:rsidRPr="002639C2">
        <w:rPr>
          <w:lang w:val="en-US"/>
        </w:rPr>
        <w:t xml:space="preserve"> </w:t>
      </w:r>
      <w:proofErr w:type="spellStart"/>
      <w:r w:rsidRPr="002639C2">
        <w:rPr>
          <w:lang w:val="en-US"/>
        </w:rPr>
        <w:t>файла</w:t>
      </w:r>
      <w:proofErr w:type="spellEnd"/>
      <w:r w:rsidRPr="002639C2">
        <w:rPr>
          <w:lang w:val="en-US"/>
        </w:rPr>
        <w:t>.</w:t>
      </w:r>
    </w:p>
    <w:p w14:paraId="58FA0988" w14:textId="77777777" w:rsidR="002639C2" w:rsidRDefault="005A13C5" w:rsidP="005247F3">
      <w:pPr>
        <w:pStyle w:val="a4"/>
        <w:numPr>
          <w:ilvl w:val="0"/>
          <w:numId w:val="57"/>
        </w:numPr>
        <w:spacing w:after="0" w:line="278" w:lineRule="auto"/>
        <w:rPr>
          <w:lang w:val="en-US"/>
        </w:rPr>
      </w:pPr>
      <w:r w:rsidRPr="002639C2">
        <w:rPr>
          <w:lang w:val="en-US"/>
        </w:rPr>
        <w:t xml:space="preserve">status (ENUM) - </w:t>
      </w:r>
      <w:proofErr w:type="spellStart"/>
      <w:r w:rsidRPr="002639C2">
        <w:rPr>
          <w:lang w:val="en-US"/>
        </w:rPr>
        <w:t>Статус</w:t>
      </w:r>
      <w:proofErr w:type="spellEnd"/>
      <w:r w:rsidRPr="002639C2">
        <w:rPr>
          <w:lang w:val="en-US"/>
        </w:rPr>
        <w:t xml:space="preserve"> </w:t>
      </w:r>
      <w:proofErr w:type="spellStart"/>
      <w:r w:rsidRPr="002639C2">
        <w:rPr>
          <w:lang w:val="en-US"/>
        </w:rPr>
        <w:t>обработки</w:t>
      </w:r>
      <w:proofErr w:type="spellEnd"/>
      <w:r w:rsidRPr="002639C2">
        <w:rPr>
          <w:lang w:val="en-US"/>
        </w:rPr>
        <w:t xml:space="preserve"> ('pending', 'processing', 'completed', 'failed').</w:t>
      </w:r>
    </w:p>
    <w:p w14:paraId="0B4C9CB9" w14:textId="77777777" w:rsidR="002639C2" w:rsidRDefault="005A13C5" w:rsidP="005247F3">
      <w:pPr>
        <w:pStyle w:val="a4"/>
        <w:numPr>
          <w:ilvl w:val="0"/>
          <w:numId w:val="57"/>
        </w:numPr>
        <w:spacing w:after="0" w:line="278" w:lineRule="auto"/>
        <w:rPr>
          <w:lang w:val="en-US"/>
        </w:rPr>
      </w:pPr>
      <w:proofErr w:type="spellStart"/>
      <w:r w:rsidRPr="002639C2">
        <w:rPr>
          <w:lang w:val="en-US"/>
        </w:rPr>
        <w:t>uploader_id</w:t>
      </w:r>
      <w:proofErr w:type="spellEnd"/>
      <w:r w:rsidRPr="002639C2">
        <w:rPr>
          <w:lang w:val="en-US"/>
        </w:rPr>
        <w:t xml:space="preserve"> (BIGINT, FOREIGN KEY to users.id) - ID </w:t>
      </w:r>
      <w:proofErr w:type="spellStart"/>
      <w:r w:rsidRPr="002639C2">
        <w:rPr>
          <w:lang w:val="en-US"/>
        </w:rPr>
        <w:t>пользователя-загрузчика</w:t>
      </w:r>
      <w:proofErr w:type="spellEnd"/>
      <w:r w:rsidRPr="002639C2">
        <w:rPr>
          <w:lang w:val="en-US"/>
        </w:rPr>
        <w:t>.</w:t>
      </w:r>
    </w:p>
    <w:p w14:paraId="1525116B" w14:textId="77777777" w:rsidR="005A13C5" w:rsidRPr="002639C2" w:rsidRDefault="005A13C5" w:rsidP="005247F3">
      <w:pPr>
        <w:pStyle w:val="a4"/>
        <w:numPr>
          <w:ilvl w:val="0"/>
          <w:numId w:val="57"/>
        </w:numPr>
        <w:spacing w:after="0" w:line="278" w:lineRule="auto"/>
        <w:rPr>
          <w:lang w:val="en-US"/>
        </w:rPr>
      </w:pPr>
      <w:proofErr w:type="spellStart"/>
      <w:r w:rsidRPr="002639C2">
        <w:rPr>
          <w:lang w:val="en-US"/>
        </w:rPr>
        <w:t>created_at</w:t>
      </w:r>
      <w:proofErr w:type="spellEnd"/>
      <w:r w:rsidRPr="002639C2">
        <w:rPr>
          <w:lang w:val="en-US"/>
        </w:rPr>
        <w:t xml:space="preserve"> (TIMESTAMP) - </w:t>
      </w:r>
      <w:proofErr w:type="spellStart"/>
      <w:r w:rsidRPr="002639C2">
        <w:rPr>
          <w:lang w:val="en-US"/>
        </w:rPr>
        <w:t>Время</w:t>
      </w:r>
      <w:proofErr w:type="spellEnd"/>
      <w:r w:rsidRPr="002639C2">
        <w:rPr>
          <w:lang w:val="en-US"/>
        </w:rPr>
        <w:t xml:space="preserve"> </w:t>
      </w:r>
      <w:proofErr w:type="spellStart"/>
      <w:r w:rsidRPr="002639C2">
        <w:rPr>
          <w:lang w:val="en-US"/>
        </w:rPr>
        <w:t>загрузки</w:t>
      </w:r>
      <w:proofErr w:type="spellEnd"/>
      <w:r w:rsidRPr="002639C2">
        <w:rPr>
          <w:lang w:val="en-US"/>
        </w:rPr>
        <w:t>.</w:t>
      </w:r>
    </w:p>
    <w:p w14:paraId="4A19EFCA" w14:textId="77777777" w:rsidR="002639C2" w:rsidRDefault="005A3106" w:rsidP="005247F3">
      <w:pPr>
        <w:spacing w:after="0" w:line="278" w:lineRule="auto"/>
        <w:ind w:left="0" w:firstLine="0"/>
        <w:rPr>
          <w:lang w:val="en-US"/>
        </w:rPr>
      </w:pPr>
      <w:r>
        <w:t>5</w:t>
      </w:r>
      <w:r w:rsidR="002639C2">
        <w:rPr>
          <w:lang w:val="en-US"/>
        </w:rPr>
        <w:t> </w:t>
      </w:r>
      <w:r w:rsidR="005A13C5" w:rsidRPr="005A13C5">
        <w:rPr>
          <w:lang w:val="en-US"/>
        </w:rPr>
        <w:t>questions (</w:t>
      </w:r>
      <w:proofErr w:type="spellStart"/>
      <w:r w:rsidR="005A13C5" w:rsidRPr="005A13C5">
        <w:rPr>
          <w:lang w:val="en-US"/>
        </w:rPr>
        <w:t>Вопросы</w:t>
      </w:r>
      <w:proofErr w:type="spellEnd"/>
      <w:r w:rsidR="005A13C5" w:rsidRPr="005A13C5">
        <w:rPr>
          <w:lang w:val="en-US"/>
        </w:rPr>
        <w:t>)</w:t>
      </w:r>
    </w:p>
    <w:p w14:paraId="601101E1" w14:textId="77777777" w:rsidR="002639C2" w:rsidRDefault="005A13C5" w:rsidP="005247F3">
      <w:pPr>
        <w:pStyle w:val="a4"/>
        <w:numPr>
          <w:ilvl w:val="0"/>
          <w:numId w:val="57"/>
        </w:numPr>
        <w:spacing w:after="0" w:line="278" w:lineRule="auto"/>
        <w:rPr>
          <w:lang w:val="en-US"/>
        </w:rPr>
      </w:pPr>
      <w:r w:rsidRPr="002639C2">
        <w:rPr>
          <w:lang w:val="en-US"/>
        </w:rPr>
        <w:t xml:space="preserve">id (BIGINT, PRIMARY KEY) - </w:t>
      </w:r>
      <w:proofErr w:type="spellStart"/>
      <w:r w:rsidRPr="002639C2">
        <w:rPr>
          <w:lang w:val="en-US"/>
        </w:rPr>
        <w:t>Идентификатор</w:t>
      </w:r>
      <w:proofErr w:type="spellEnd"/>
      <w:r w:rsidRPr="002639C2">
        <w:rPr>
          <w:lang w:val="en-US"/>
        </w:rPr>
        <w:t xml:space="preserve"> </w:t>
      </w:r>
      <w:proofErr w:type="spellStart"/>
      <w:r w:rsidRPr="002639C2">
        <w:rPr>
          <w:lang w:val="en-US"/>
        </w:rPr>
        <w:t>вопроса</w:t>
      </w:r>
      <w:proofErr w:type="spellEnd"/>
      <w:r w:rsidRPr="002639C2">
        <w:rPr>
          <w:lang w:val="en-US"/>
        </w:rPr>
        <w:t>.</w:t>
      </w:r>
    </w:p>
    <w:p w14:paraId="07820B5B" w14:textId="77777777" w:rsidR="002639C2" w:rsidRDefault="005A13C5" w:rsidP="005247F3">
      <w:pPr>
        <w:pStyle w:val="a4"/>
        <w:numPr>
          <w:ilvl w:val="0"/>
          <w:numId w:val="57"/>
        </w:numPr>
        <w:spacing w:after="0" w:line="278" w:lineRule="auto"/>
        <w:rPr>
          <w:lang w:val="en-US"/>
        </w:rPr>
      </w:pPr>
      <w:proofErr w:type="spellStart"/>
      <w:r w:rsidRPr="002639C2">
        <w:rPr>
          <w:lang w:val="en-US"/>
        </w:rPr>
        <w:t>question_text</w:t>
      </w:r>
      <w:proofErr w:type="spellEnd"/>
      <w:r w:rsidRPr="002639C2">
        <w:rPr>
          <w:lang w:val="en-US"/>
        </w:rPr>
        <w:t xml:space="preserve"> (TEXT) - </w:t>
      </w:r>
      <w:proofErr w:type="spellStart"/>
      <w:r w:rsidRPr="002639C2">
        <w:rPr>
          <w:lang w:val="en-US"/>
        </w:rPr>
        <w:t>Текст</w:t>
      </w:r>
      <w:proofErr w:type="spellEnd"/>
      <w:r w:rsidRPr="002639C2">
        <w:rPr>
          <w:lang w:val="en-US"/>
        </w:rPr>
        <w:t xml:space="preserve"> </w:t>
      </w:r>
      <w:proofErr w:type="spellStart"/>
      <w:r w:rsidRPr="002639C2">
        <w:rPr>
          <w:lang w:val="en-US"/>
        </w:rPr>
        <w:t>вопроса</w:t>
      </w:r>
      <w:proofErr w:type="spellEnd"/>
      <w:r w:rsidRPr="002639C2">
        <w:rPr>
          <w:lang w:val="en-US"/>
        </w:rPr>
        <w:t>.</w:t>
      </w:r>
    </w:p>
    <w:p w14:paraId="22FA43C7" w14:textId="77777777" w:rsidR="002639C2" w:rsidRDefault="005A13C5" w:rsidP="005247F3">
      <w:pPr>
        <w:pStyle w:val="a4"/>
        <w:numPr>
          <w:ilvl w:val="0"/>
          <w:numId w:val="57"/>
        </w:numPr>
        <w:spacing w:after="0" w:line="278" w:lineRule="auto"/>
        <w:rPr>
          <w:lang w:val="en-US"/>
        </w:rPr>
      </w:pPr>
      <w:proofErr w:type="spellStart"/>
      <w:r w:rsidRPr="002639C2">
        <w:rPr>
          <w:lang w:val="en-US"/>
        </w:rPr>
        <w:t>source_document_id</w:t>
      </w:r>
      <w:proofErr w:type="spellEnd"/>
      <w:r w:rsidRPr="002639C2">
        <w:rPr>
          <w:lang w:val="en-US"/>
        </w:rPr>
        <w:t xml:space="preserve"> (BIGINT, FOREIGN KEY to source_documents.id) - </w:t>
      </w:r>
      <w:proofErr w:type="spellStart"/>
      <w:r w:rsidRPr="002639C2">
        <w:rPr>
          <w:lang w:val="en-US"/>
        </w:rPr>
        <w:t>Ссылка</w:t>
      </w:r>
      <w:proofErr w:type="spellEnd"/>
      <w:r w:rsidRPr="002639C2">
        <w:rPr>
          <w:lang w:val="en-US"/>
        </w:rPr>
        <w:t xml:space="preserve"> </w:t>
      </w:r>
      <w:proofErr w:type="spellStart"/>
      <w:r w:rsidRPr="002639C2">
        <w:rPr>
          <w:lang w:val="en-US"/>
        </w:rPr>
        <w:t>на</w:t>
      </w:r>
      <w:proofErr w:type="spellEnd"/>
      <w:r w:rsidRPr="002639C2">
        <w:rPr>
          <w:lang w:val="en-US"/>
        </w:rPr>
        <w:t xml:space="preserve"> </w:t>
      </w:r>
      <w:proofErr w:type="spellStart"/>
      <w:r w:rsidRPr="002639C2">
        <w:rPr>
          <w:lang w:val="en-US"/>
        </w:rPr>
        <w:t>исходный</w:t>
      </w:r>
      <w:proofErr w:type="spellEnd"/>
      <w:r w:rsidRPr="002639C2">
        <w:rPr>
          <w:lang w:val="en-US"/>
        </w:rPr>
        <w:t xml:space="preserve"> </w:t>
      </w:r>
      <w:proofErr w:type="spellStart"/>
      <w:r w:rsidRPr="002639C2">
        <w:rPr>
          <w:lang w:val="en-US"/>
        </w:rPr>
        <w:t>документ</w:t>
      </w:r>
      <w:proofErr w:type="spellEnd"/>
      <w:r w:rsidRPr="002639C2">
        <w:rPr>
          <w:lang w:val="en-US"/>
        </w:rPr>
        <w:t>.</w:t>
      </w:r>
    </w:p>
    <w:p w14:paraId="7606F917" w14:textId="77777777" w:rsidR="002639C2" w:rsidRDefault="005A13C5" w:rsidP="005247F3">
      <w:pPr>
        <w:pStyle w:val="a4"/>
        <w:numPr>
          <w:ilvl w:val="0"/>
          <w:numId w:val="57"/>
        </w:numPr>
        <w:spacing w:after="0" w:line="278" w:lineRule="auto"/>
        <w:rPr>
          <w:lang w:val="en-US"/>
        </w:rPr>
      </w:pPr>
      <w:proofErr w:type="spellStart"/>
      <w:r w:rsidRPr="002639C2">
        <w:rPr>
          <w:lang w:val="en-US"/>
        </w:rPr>
        <w:t>creator_id</w:t>
      </w:r>
      <w:proofErr w:type="spellEnd"/>
      <w:r w:rsidRPr="002639C2">
        <w:rPr>
          <w:lang w:val="en-US"/>
        </w:rPr>
        <w:t xml:space="preserve"> (BIGINT, FOREIGN KEY to users.id) - ID </w:t>
      </w:r>
      <w:proofErr w:type="spellStart"/>
      <w:r w:rsidRPr="002639C2">
        <w:rPr>
          <w:lang w:val="en-US"/>
        </w:rPr>
        <w:t>создателя</w:t>
      </w:r>
      <w:proofErr w:type="spellEnd"/>
      <w:r w:rsidRPr="002639C2">
        <w:rPr>
          <w:lang w:val="en-US"/>
        </w:rPr>
        <w:t>.</w:t>
      </w:r>
    </w:p>
    <w:p w14:paraId="048ED25B" w14:textId="77777777" w:rsidR="002639C2" w:rsidRDefault="005A3106" w:rsidP="005247F3">
      <w:pPr>
        <w:spacing w:after="0" w:line="278" w:lineRule="auto"/>
        <w:ind w:left="0" w:firstLine="0"/>
        <w:rPr>
          <w:lang w:val="en-US"/>
        </w:rPr>
      </w:pPr>
      <w:r>
        <w:t>6</w:t>
      </w:r>
      <w:r w:rsidR="002639C2">
        <w:rPr>
          <w:lang w:val="en-US"/>
        </w:rPr>
        <w:t> </w:t>
      </w:r>
      <w:proofErr w:type="spellStart"/>
      <w:r w:rsidR="005A13C5" w:rsidRPr="002639C2">
        <w:rPr>
          <w:lang w:val="en-US"/>
        </w:rPr>
        <w:t>answer_options</w:t>
      </w:r>
      <w:proofErr w:type="spellEnd"/>
      <w:r w:rsidR="005A13C5" w:rsidRPr="002639C2">
        <w:rPr>
          <w:lang w:val="en-US"/>
        </w:rPr>
        <w:t xml:space="preserve"> (</w:t>
      </w:r>
      <w:proofErr w:type="spellStart"/>
      <w:r w:rsidR="005A13C5" w:rsidRPr="002639C2">
        <w:rPr>
          <w:lang w:val="en-US"/>
        </w:rPr>
        <w:t>Варианты</w:t>
      </w:r>
      <w:proofErr w:type="spellEnd"/>
      <w:r w:rsidR="005A13C5" w:rsidRPr="002639C2">
        <w:rPr>
          <w:lang w:val="en-US"/>
        </w:rPr>
        <w:t xml:space="preserve"> </w:t>
      </w:r>
      <w:proofErr w:type="spellStart"/>
      <w:r w:rsidR="005A13C5" w:rsidRPr="002639C2">
        <w:rPr>
          <w:lang w:val="en-US"/>
        </w:rPr>
        <w:t>ответов</w:t>
      </w:r>
      <w:proofErr w:type="spellEnd"/>
      <w:r w:rsidR="005A13C5" w:rsidRPr="002639C2">
        <w:rPr>
          <w:lang w:val="en-US"/>
        </w:rPr>
        <w:t>)</w:t>
      </w:r>
    </w:p>
    <w:p w14:paraId="7628AF38" w14:textId="77777777" w:rsidR="002639C2" w:rsidRDefault="005A13C5" w:rsidP="005247F3">
      <w:pPr>
        <w:pStyle w:val="a4"/>
        <w:numPr>
          <w:ilvl w:val="0"/>
          <w:numId w:val="57"/>
        </w:numPr>
        <w:spacing w:after="0" w:line="278" w:lineRule="auto"/>
        <w:rPr>
          <w:lang w:val="en-US"/>
        </w:rPr>
      </w:pPr>
      <w:r w:rsidRPr="002639C2">
        <w:rPr>
          <w:lang w:val="en-US"/>
        </w:rPr>
        <w:t xml:space="preserve">id (BIGINT, PRIMARY KEY) - </w:t>
      </w:r>
      <w:proofErr w:type="spellStart"/>
      <w:r w:rsidRPr="002639C2">
        <w:rPr>
          <w:lang w:val="en-US"/>
        </w:rPr>
        <w:t>Идентификатор</w:t>
      </w:r>
      <w:proofErr w:type="spellEnd"/>
      <w:r w:rsidRPr="002639C2">
        <w:rPr>
          <w:lang w:val="en-US"/>
        </w:rPr>
        <w:t xml:space="preserve"> </w:t>
      </w:r>
      <w:proofErr w:type="spellStart"/>
      <w:r w:rsidRPr="002639C2">
        <w:rPr>
          <w:lang w:val="en-US"/>
        </w:rPr>
        <w:t>варианта</w:t>
      </w:r>
      <w:proofErr w:type="spellEnd"/>
      <w:r w:rsidRPr="002639C2">
        <w:rPr>
          <w:lang w:val="en-US"/>
        </w:rPr>
        <w:t>.</w:t>
      </w:r>
    </w:p>
    <w:p w14:paraId="11D6E019" w14:textId="77777777" w:rsidR="002639C2" w:rsidRDefault="005A13C5" w:rsidP="005247F3">
      <w:pPr>
        <w:pStyle w:val="a4"/>
        <w:numPr>
          <w:ilvl w:val="0"/>
          <w:numId w:val="57"/>
        </w:numPr>
        <w:spacing w:after="0" w:line="278" w:lineRule="auto"/>
        <w:rPr>
          <w:lang w:val="en-US"/>
        </w:rPr>
      </w:pPr>
      <w:proofErr w:type="spellStart"/>
      <w:r w:rsidRPr="002639C2">
        <w:rPr>
          <w:lang w:val="en-US"/>
        </w:rPr>
        <w:t>question_id</w:t>
      </w:r>
      <w:proofErr w:type="spellEnd"/>
      <w:r w:rsidRPr="002639C2">
        <w:rPr>
          <w:lang w:val="en-US"/>
        </w:rPr>
        <w:t xml:space="preserve"> (BIGINT, FOREIGN KEY to questions.id) - </w:t>
      </w:r>
      <w:proofErr w:type="spellStart"/>
      <w:r w:rsidRPr="002639C2">
        <w:rPr>
          <w:lang w:val="en-US"/>
        </w:rPr>
        <w:t>Ссылка</w:t>
      </w:r>
      <w:proofErr w:type="spellEnd"/>
      <w:r w:rsidRPr="002639C2">
        <w:rPr>
          <w:lang w:val="en-US"/>
        </w:rPr>
        <w:t xml:space="preserve"> </w:t>
      </w:r>
      <w:proofErr w:type="spellStart"/>
      <w:r w:rsidRPr="002639C2">
        <w:rPr>
          <w:lang w:val="en-US"/>
        </w:rPr>
        <w:t>на</w:t>
      </w:r>
      <w:proofErr w:type="spellEnd"/>
      <w:r w:rsidRPr="002639C2">
        <w:rPr>
          <w:lang w:val="en-US"/>
        </w:rPr>
        <w:t xml:space="preserve"> </w:t>
      </w:r>
      <w:proofErr w:type="spellStart"/>
      <w:r w:rsidRPr="002639C2">
        <w:rPr>
          <w:lang w:val="en-US"/>
        </w:rPr>
        <w:t>вопрос</w:t>
      </w:r>
      <w:proofErr w:type="spellEnd"/>
      <w:r w:rsidRPr="002639C2">
        <w:rPr>
          <w:lang w:val="en-US"/>
        </w:rPr>
        <w:t>.</w:t>
      </w:r>
    </w:p>
    <w:p w14:paraId="7B5FD028" w14:textId="77777777" w:rsidR="002639C2" w:rsidRDefault="005A13C5" w:rsidP="005247F3">
      <w:pPr>
        <w:pStyle w:val="a4"/>
        <w:numPr>
          <w:ilvl w:val="0"/>
          <w:numId w:val="57"/>
        </w:numPr>
        <w:spacing w:after="0" w:line="278" w:lineRule="auto"/>
        <w:rPr>
          <w:lang w:val="en-US"/>
        </w:rPr>
      </w:pPr>
      <w:proofErr w:type="spellStart"/>
      <w:r w:rsidRPr="002639C2">
        <w:rPr>
          <w:lang w:val="en-US"/>
        </w:rPr>
        <w:t>answer_text</w:t>
      </w:r>
      <w:proofErr w:type="spellEnd"/>
      <w:r w:rsidRPr="002639C2">
        <w:rPr>
          <w:lang w:val="en-US"/>
        </w:rPr>
        <w:t xml:space="preserve"> (TEXT) - </w:t>
      </w:r>
      <w:proofErr w:type="spellStart"/>
      <w:r w:rsidRPr="002639C2">
        <w:rPr>
          <w:lang w:val="en-US"/>
        </w:rPr>
        <w:t>Текст</w:t>
      </w:r>
      <w:proofErr w:type="spellEnd"/>
      <w:r w:rsidRPr="002639C2">
        <w:rPr>
          <w:lang w:val="en-US"/>
        </w:rPr>
        <w:t xml:space="preserve"> ответа.</w:t>
      </w:r>
    </w:p>
    <w:p w14:paraId="25C18DC3" w14:textId="77777777" w:rsidR="005A13C5" w:rsidRPr="002639C2" w:rsidRDefault="005A13C5" w:rsidP="005247F3">
      <w:pPr>
        <w:pStyle w:val="a4"/>
        <w:numPr>
          <w:ilvl w:val="0"/>
          <w:numId w:val="57"/>
        </w:numPr>
        <w:spacing w:after="0" w:line="278" w:lineRule="auto"/>
      </w:pPr>
      <w:r w:rsidRPr="002639C2">
        <w:rPr>
          <w:lang w:val="en-US"/>
        </w:rPr>
        <w:t>is</w:t>
      </w:r>
      <w:r w:rsidRPr="005A13C5">
        <w:t>_</w:t>
      </w:r>
      <w:r w:rsidRPr="002639C2">
        <w:rPr>
          <w:lang w:val="en-US"/>
        </w:rPr>
        <w:t>correct</w:t>
      </w:r>
      <w:r w:rsidRPr="005A13C5">
        <w:t xml:space="preserve"> (</w:t>
      </w:r>
      <w:r w:rsidRPr="002639C2">
        <w:rPr>
          <w:lang w:val="en-US"/>
        </w:rPr>
        <w:t>BOOLEAN</w:t>
      </w:r>
      <w:r w:rsidRPr="005A13C5">
        <w:t>) - Признак правильного ответа.</w:t>
      </w:r>
    </w:p>
    <w:p w14:paraId="0D6835CE" w14:textId="77777777" w:rsidR="002639C2" w:rsidRDefault="005A3106" w:rsidP="005247F3">
      <w:pPr>
        <w:spacing w:after="0" w:line="278" w:lineRule="auto"/>
        <w:ind w:left="0" w:firstLine="0"/>
        <w:rPr>
          <w:lang w:val="en-US"/>
        </w:rPr>
      </w:pPr>
      <w:r>
        <w:t>7</w:t>
      </w:r>
      <w:r w:rsidR="002639C2">
        <w:rPr>
          <w:lang w:val="en-US"/>
        </w:rPr>
        <w:t> </w:t>
      </w:r>
      <w:r w:rsidR="005A13C5" w:rsidRPr="005A13C5">
        <w:rPr>
          <w:lang w:val="en-US"/>
        </w:rPr>
        <w:t>tests (</w:t>
      </w:r>
      <w:proofErr w:type="spellStart"/>
      <w:r w:rsidR="005A13C5" w:rsidRPr="005A13C5">
        <w:rPr>
          <w:lang w:val="en-US"/>
        </w:rPr>
        <w:t>Тесты</w:t>
      </w:r>
      <w:proofErr w:type="spellEnd"/>
      <w:r w:rsidR="005A13C5" w:rsidRPr="005A13C5">
        <w:rPr>
          <w:lang w:val="en-US"/>
        </w:rPr>
        <w:t>)</w:t>
      </w:r>
    </w:p>
    <w:p w14:paraId="71E4C9A5" w14:textId="77777777" w:rsidR="002639C2" w:rsidRDefault="005A13C5" w:rsidP="005247F3">
      <w:pPr>
        <w:pStyle w:val="a4"/>
        <w:numPr>
          <w:ilvl w:val="0"/>
          <w:numId w:val="57"/>
        </w:numPr>
        <w:spacing w:after="0" w:line="278" w:lineRule="auto"/>
        <w:rPr>
          <w:lang w:val="en-US"/>
        </w:rPr>
      </w:pPr>
      <w:r w:rsidRPr="002639C2">
        <w:rPr>
          <w:lang w:val="en-US"/>
        </w:rPr>
        <w:t xml:space="preserve">id (BIGINT, PRIMARY KEY) - </w:t>
      </w:r>
      <w:proofErr w:type="spellStart"/>
      <w:r w:rsidRPr="002639C2">
        <w:rPr>
          <w:lang w:val="en-US"/>
        </w:rPr>
        <w:t>Идентификатор</w:t>
      </w:r>
      <w:proofErr w:type="spellEnd"/>
      <w:r w:rsidRPr="002639C2">
        <w:rPr>
          <w:lang w:val="en-US"/>
        </w:rPr>
        <w:t xml:space="preserve"> </w:t>
      </w:r>
      <w:proofErr w:type="spellStart"/>
      <w:r w:rsidRPr="002639C2">
        <w:rPr>
          <w:lang w:val="en-US"/>
        </w:rPr>
        <w:t>теста</w:t>
      </w:r>
      <w:proofErr w:type="spellEnd"/>
      <w:r w:rsidRPr="002639C2">
        <w:rPr>
          <w:lang w:val="en-US"/>
        </w:rPr>
        <w:t>.</w:t>
      </w:r>
    </w:p>
    <w:p w14:paraId="7118A66A" w14:textId="77777777" w:rsidR="002639C2" w:rsidRDefault="005A13C5" w:rsidP="005247F3">
      <w:pPr>
        <w:pStyle w:val="a4"/>
        <w:numPr>
          <w:ilvl w:val="0"/>
          <w:numId w:val="57"/>
        </w:numPr>
        <w:spacing w:after="0" w:line="278" w:lineRule="auto"/>
        <w:rPr>
          <w:lang w:val="en-US"/>
        </w:rPr>
      </w:pPr>
      <w:r w:rsidRPr="002639C2">
        <w:rPr>
          <w:lang w:val="en-US"/>
        </w:rPr>
        <w:t xml:space="preserve">title (VARCHAR) - </w:t>
      </w:r>
      <w:proofErr w:type="spellStart"/>
      <w:r w:rsidRPr="002639C2">
        <w:rPr>
          <w:lang w:val="en-US"/>
        </w:rPr>
        <w:t>Название</w:t>
      </w:r>
      <w:proofErr w:type="spellEnd"/>
      <w:r w:rsidRPr="002639C2">
        <w:rPr>
          <w:lang w:val="en-US"/>
        </w:rPr>
        <w:t xml:space="preserve"> </w:t>
      </w:r>
      <w:proofErr w:type="spellStart"/>
      <w:r w:rsidRPr="002639C2">
        <w:rPr>
          <w:lang w:val="en-US"/>
        </w:rPr>
        <w:t>теста</w:t>
      </w:r>
      <w:proofErr w:type="spellEnd"/>
      <w:r w:rsidRPr="002639C2">
        <w:rPr>
          <w:lang w:val="en-US"/>
        </w:rPr>
        <w:t>.</w:t>
      </w:r>
    </w:p>
    <w:p w14:paraId="59B52ADD" w14:textId="77777777" w:rsidR="002639C2" w:rsidRDefault="005A13C5" w:rsidP="005247F3">
      <w:pPr>
        <w:pStyle w:val="a4"/>
        <w:numPr>
          <w:ilvl w:val="0"/>
          <w:numId w:val="57"/>
        </w:numPr>
        <w:spacing w:after="0" w:line="278" w:lineRule="auto"/>
        <w:rPr>
          <w:lang w:val="en-US"/>
        </w:rPr>
      </w:pPr>
      <w:proofErr w:type="spellStart"/>
      <w:r w:rsidRPr="002639C2">
        <w:rPr>
          <w:lang w:val="en-US"/>
        </w:rPr>
        <w:t>creator_id</w:t>
      </w:r>
      <w:proofErr w:type="spellEnd"/>
      <w:r w:rsidRPr="002639C2">
        <w:rPr>
          <w:lang w:val="en-US"/>
        </w:rPr>
        <w:t xml:space="preserve"> (BIGINT, FOREIGN KEY to users.id) - ID </w:t>
      </w:r>
      <w:proofErr w:type="spellStart"/>
      <w:r w:rsidRPr="002639C2">
        <w:rPr>
          <w:lang w:val="en-US"/>
        </w:rPr>
        <w:t>создателя</w:t>
      </w:r>
      <w:proofErr w:type="spellEnd"/>
      <w:r w:rsidRPr="002639C2">
        <w:rPr>
          <w:lang w:val="en-US"/>
        </w:rPr>
        <w:t>.</w:t>
      </w:r>
    </w:p>
    <w:p w14:paraId="163A51F4" w14:textId="77777777" w:rsidR="002639C2" w:rsidRDefault="005A13C5" w:rsidP="005247F3">
      <w:pPr>
        <w:pStyle w:val="a4"/>
        <w:numPr>
          <w:ilvl w:val="0"/>
          <w:numId w:val="57"/>
        </w:numPr>
        <w:spacing w:after="0" w:line="278" w:lineRule="auto"/>
        <w:rPr>
          <w:lang w:val="en-US"/>
        </w:rPr>
      </w:pPr>
      <w:r w:rsidRPr="002639C2">
        <w:rPr>
          <w:lang w:val="en-US"/>
        </w:rPr>
        <w:t>time</w:t>
      </w:r>
      <w:r w:rsidRPr="005A13C5">
        <w:t>_</w:t>
      </w:r>
      <w:r w:rsidRPr="002639C2">
        <w:rPr>
          <w:lang w:val="en-US"/>
        </w:rPr>
        <w:t>limit</w:t>
      </w:r>
      <w:r w:rsidRPr="005A13C5">
        <w:t>_</w:t>
      </w:r>
      <w:r w:rsidRPr="002639C2">
        <w:rPr>
          <w:lang w:val="en-US"/>
        </w:rPr>
        <w:t>minutes</w:t>
      </w:r>
      <w:r w:rsidRPr="005A13C5">
        <w:t xml:space="preserve"> (</w:t>
      </w:r>
      <w:r w:rsidRPr="002639C2">
        <w:rPr>
          <w:lang w:val="en-US"/>
        </w:rPr>
        <w:t>INT</w:t>
      </w:r>
      <w:r w:rsidRPr="005A13C5">
        <w:t>) - Ограничение по времени.</w:t>
      </w:r>
    </w:p>
    <w:p w14:paraId="5666C62C" w14:textId="77777777" w:rsidR="002639C2" w:rsidRDefault="005A3106" w:rsidP="005247F3">
      <w:pPr>
        <w:spacing w:after="0" w:line="278" w:lineRule="auto"/>
        <w:ind w:left="0" w:firstLine="0"/>
        <w:rPr>
          <w:lang w:val="en-US"/>
        </w:rPr>
      </w:pPr>
      <w:r>
        <w:t>8</w:t>
      </w:r>
      <w:r w:rsidR="002639C2">
        <w:rPr>
          <w:lang w:val="en-US"/>
        </w:rPr>
        <w:t> </w:t>
      </w:r>
      <w:r w:rsidR="005A13C5" w:rsidRPr="002639C2">
        <w:rPr>
          <w:lang w:val="en-US"/>
        </w:rPr>
        <w:t>test</w:t>
      </w:r>
      <w:r w:rsidR="005A13C5" w:rsidRPr="005A13C5">
        <w:t>_</w:t>
      </w:r>
      <w:r w:rsidR="005A13C5" w:rsidRPr="002639C2">
        <w:rPr>
          <w:lang w:val="en-US"/>
        </w:rPr>
        <w:t>assignments</w:t>
      </w:r>
      <w:r w:rsidR="005A13C5" w:rsidRPr="005A13C5">
        <w:t xml:space="preserve"> (Назначения тестов)</w:t>
      </w:r>
    </w:p>
    <w:p w14:paraId="3FCD593B" w14:textId="77777777" w:rsidR="002639C2" w:rsidRPr="002639C2" w:rsidRDefault="005A13C5" w:rsidP="005247F3">
      <w:pPr>
        <w:pStyle w:val="a4"/>
        <w:numPr>
          <w:ilvl w:val="0"/>
          <w:numId w:val="57"/>
        </w:numPr>
        <w:spacing w:after="0" w:line="278" w:lineRule="auto"/>
      </w:pPr>
      <w:r w:rsidRPr="002639C2">
        <w:rPr>
          <w:lang w:val="en-US"/>
        </w:rPr>
        <w:lastRenderedPageBreak/>
        <w:t>id</w:t>
      </w:r>
      <w:r w:rsidRPr="005A13C5">
        <w:t xml:space="preserve"> (</w:t>
      </w:r>
      <w:r w:rsidRPr="002639C2">
        <w:rPr>
          <w:lang w:val="en-US"/>
        </w:rPr>
        <w:t>BIGINT</w:t>
      </w:r>
      <w:r w:rsidRPr="005A13C5">
        <w:t xml:space="preserve">, </w:t>
      </w:r>
      <w:r w:rsidRPr="002639C2">
        <w:rPr>
          <w:lang w:val="en-US"/>
        </w:rPr>
        <w:t>PRIMARY</w:t>
      </w:r>
      <w:r w:rsidRPr="005A13C5">
        <w:t xml:space="preserve"> </w:t>
      </w:r>
      <w:r w:rsidRPr="002639C2">
        <w:rPr>
          <w:lang w:val="en-US"/>
        </w:rPr>
        <w:t>KEY</w:t>
      </w:r>
      <w:r w:rsidRPr="005A13C5">
        <w:t>) - Идентификатор назначения.</w:t>
      </w:r>
    </w:p>
    <w:p w14:paraId="43E4FEB4" w14:textId="77777777" w:rsidR="002639C2" w:rsidRPr="002639C2" w:rsidRDefault="005A13C5" w:rsidP="005247F3">
      <w:pPr>
        <w:pStyle w:val="a4"/>
        <w:numPr>
          <w:ilvl w:val="0"/>
          <w:numId w:val="57"/>
        </w:numPr>
        <w:spacing w:after="0" w:line="278" w:lineRule="auto"/>
        <w:rPr>
          <w:lang w:val="en-US"/>
        </w:rPr>
      </w:pPr>
      <w:proofErr w:type="spellStart"/>
      <w:r w:rsidRPr="002639C2">
        <w:rPr>
          <w:lang w:val="en-US"/>
        </w:rPr>
        <w:t>test_id</w:t>
      </w:r>
      <w:proofErr w:type="spellEnd"/>
      <w:r w:rsidRPr="002639C2">
        <w:rPr>
          <w:lang w:val="en-US"/>
        </w:rPr>
        <w:t xml:space="preserve"> (BIGINT, FOREIGN KEY to tests.id) - </w:t>
      </w:r>
      <w:r w:rsidRPr="002639C2">
        <w:t>Ссылка</w:t>
      </w:r>
      <w:r w:rsidRPr="002639C2">
        <w:rPr>
          <w:lang w:val="en-US"/>
        </w:rPr>
        <w:t xml:space="preserve"> </w:t>
      </w:r>
      <w:r w:rsidRPr="002639C2">
        <w:t>на</w:t>
      </w:r>
      <w:r w:rsidRPr="002639C2">
        <w:rPr>
          <w:lang w:val="en-US"/>
        </w:rPr>
        <w:t xml:space="preserve"> </w:t>
      </w:r>
      <w:r w:rsidRPr="002639C2">
        <w:t>тест</w:t>
      </w:r>
      <w:r w:rsidRPr="002639C2">
        <w:rPr>
          <w:lang w:val="en-US"/>
        </w:rPr>
        <w:t>.</w:t>
      </w:r>
    </w:p>
    <w:p w14:paraId="430C2A2A" w14:textId="77777777" w:rsidR="002639C2" w:rsidRPr="002639C2" w:rsidRDefault="005A13C5" w:rsidP="005247F3">
      <w:pPr>
        <w:pStyle w:val="a4"/>
        <w:numPr>
          <w:ilvl w:val="0"/>
          <w:numId w:val="57"/>
        </w:numPr>
        <w:spacing w:after="0" w:line="278" w:lineRule="auto"/>
      </w:pPr>
      <w:r w:rsidRPr="002639C2">
        <w:rPr>
          <w:lang w:val="en-US"/>
        </w:rPr>
        <w:t>user</w:t>
      </w:r>
      <w:r w:rsidRPr="005A13C5">
        <w:t>_</w:t>
      </w:r>
      <w:r w:rsidRPr="002639C2">
        <w:rPr>
          <w:lang w:val="en-US"/>
        </w:rPr>
        <w:t>id</w:t>
      </w:r>
      <w:r w:rsidRPr="005A13C5">
        <w:t xml:space="preserve"> (</w:t>
      </w:r>
      <w:r w:rsidRPr="002639C2">
        <w:rPr>
          <w:lang w:val="en-US"/>
        </w:rPr>
        <w:t>BIGINT</w:t>
      </w:r>
      <w:r w:rsidRPr="005A13C5">
        <w:t xml:space="preserve">, </w:t>
      </w:r>
      <w:r w:rsidRPr="002639C2">
        <w:rPr>
          <w:lang w:val="en-US"/>
        </w:rPr>
        <w:t>FOREIGN</w:t>
      </w:r>
      <w:r w:rsidRPr="005A13C5">
        <w:t xml:space="preserve"> </w:t>
      </w:r>
      <w:r w:rsidRPr="002639C2">
        <w:rPr>
          <w:lang w:val="en-US"/>
        </w:rPr>
        <w:t>KEY</w:t>
      </w:r>
      <w:r w:rsidRPr="005A13C5">
        <w:t xml:space="preserve"> </w:t>
      </w:r>
      <w:r w:rsidRPr="002639C2">
        <w:rPr>
          <w:lang w:val="en-US"/>
        </w:rPr>
        <w:t>to</w:t>
      </w:r>
      <w:r w:rsidRPr="005A13C5">
        <w:t xml:space="preserve"> </w:t>
      </w:r>
      <w:r w:rsidRPr="002639C2">
        <w:rPr>
          <w:lang w:val="en-US"/>
        </w:rPr>
        <w:t>users</w:t>
      </w:r>
      <w:r w:rsidRPr="005A13C5">
        <w:t>.</w:t>
      </w:r>
      <w:r w:rsidRPr="002639C2">
        <w:rPr>
          <w:lang w:val="en-US"/>
        </w:rPr>
        <w:t>id</w:t>
      </w:r>
      <w:r w:rsidRPr="005A13C5">
        <w:t>) - Ссылка на пользователя (для персонального назначения).</w:t>
      </w:r>
    </w:p>
    <w:p w14:paraId="44BA60E1" w14:textId="77777777" w:rsidR="002639C2" w:rsidRPr="002639C2" w:rsidRDefault="005A13C5" w:rsidP="005247F3">
      <w:pPr>
        <w:pStyle w:val="a4"/>
        <w:numPr>
          <w:ilvl w:val="0"/>
          <w:numId w:val="57"/>
        </w:numPr>
        <w:spacing w:after="0" w:line="278" w:lineRule="auto"/>
      </w:pPr>
      <w:r w:rsidRPr="002639C2">
        <w:rPr>
          <w:lang w:val="en-US"/>
        </w:rPr>
        <w:t>group</w:t>
      </w:r>
      <w:r w:rsidRPr="005A13C5">
        <w:t>_</w:t>
      </w:r>
      <w:r w:rsidRPr="002639C2">
        <w:rPr>
          <w:lang w:val="en-US"/>
        </w:rPr>
        <w:t>id</w:t>
      </w:r>
      <w:r w:rsidRPr="005A13C5">
        <w:t xml:space="preserve"> (</w:t>
      </w:r>
      <w:r w:rsidRPr="002639C2">
        <w:rPr>
          <w:lang w:val="en-US"/>
        </w:rPr>
        <w:t>BIGINT</w:t>
      </w:r>
      <w:r w:rsidRPr="005A13C5">
        <w:t xml:space="preserve">, </w:t>
      </w:r>
      <w:r w:rsidRPr="002639C2">
        <w:rPr>
          <w:lang w:val="en-US"/>
        </w:rPr>
        <w:t>FOREIGN</w:t>
      </w:r>
      <w:r w:rsidRPr="005A13C5">
        <w:t xml:space="preserve"> </w:t>
      </w:r>
      <w:r w:rsidRPr="002639C2">
        <w:rPr>
          <w:lang w:val="en-US"/>
        </w:rPr>
        <w:t>KEY</w:t>
      </w:r>
      <w:r w:rsidRPr="005A13C5">
        <w:t xml:space="preserve"> </w:t>
      </w:r>
      <w:r w:rsidRPr="002639C2">
        <w:rPr>
          <w:lang w:val="en-US"/>
        </w:rPr>
        <w:t>to</w:t>
      </w:r>
      <w:r w:rsidRPr="005A13C5">
        <w:t xml:space="preserve"> </w:t>
      </w:r>
      <w:r w:rsidRPr="002639C2">
        <w:rPr>
          <w:lang w:val="en-US"/>
        </w:rPr>
        <w:t>groups</w:t>
      </w:r>
      <w:r w:rsidRPr="005A13C5">
        <w:t>.</w:t>
      </w:r>
      <w:r w:rsidRPr="002639C2">
        <w:rPr>
          <w:lang w:val="en-US"/>
        </w:rPr>
        <w:t>id</w:t>
      </w:r>
      <w:r w:rsidRPr="005A13C5">
        <w:t>) - Ссылка на группу (для группового назначения).</w:t>
      </w:r>
    </w:p>
    <w:p w14:paraId="3D23667D" w14:textId="77777777" w:rsidR="002639C2" w:rsidRPr="002639C2" w:rsidRDefault="005A3106" w:rsidP="005247F3">
      <w:pPr>
        <w:spacing w:after="0" w:line="278" w:lineRule="auto"/>
        <w:ind w:left="0" w:firstLine="0"/>
      </w:pPr>
      <w:r>
        <w:t>9</w:t>
      </w:r>
      <w:r w:rsidR="002639C2">
        <w:rPr>
          <w:lang w:val="en-US"/>
        </w:rPr>
        <w:t> </w:t>
      </w:r>
      <w:r w:rsidR="005A13C5" w:rsidRPr="002639C2">
        <w:rPr>
          <w:lang w:val="en-US"/>
        </w:rPr>
        <w:t>test</w:t>
      </w:r>
      <w:r w:rsidR="005A13C5" w:rsidRPr="005A13C5">
        <w:t>_</w:t>
      </w:r>
      <w:r w:rsidR="005A13C5" w:rsidRPr="002639C2">
        <w:rPr>
          <w:lang w:val="en-US"/>
        </w:rPr>
        <w:t>sessions</w:t>
      </w:r>
      <w:r w:rsidR="005A13C5" w:rsidRPr="005A13C5">
        <w:t xml:space="preserve"> (Сессии тестирования)</w:t>
      </w:r>
    </w:p>
    <w:p w14:paraId="121F9F95" w14:textId="77777777" w:rsidR="002639C2" w:rsidRDefault="005A13C5" w:rsidP="005247F3">
      <w:pPr>
        <w:pStyle w:val="a4"/>
        <w:numPr>
          <w:ilvl w:val="0"/>
          <w:numId w:val="57"/>
        </w:numPr>
        <w:spacing w:after="0" w:line="278" w:lineRule="auto"/>
        <w:rPr>
          <w:lang w:val="en-US"/>
        </w:rPr>
      </w:pPr>
      <w:r w:rsidRPr="002639C2">
        <w:rPr>
          <w:lang w:val="en-US"/>
        </w:rPr>
        <w:t xml:space="preserve">id (BIGINT, PRIMARY KEY) - </w:t>
      </w:r>
      <w:r w:rsidRPr="005A13C5">
        <w:t>Идентификатор</w:t>
      </w:r>
      <w:r w:rsidRPr="002639C2">
        <w:rPr>
          <w:lang w:val="en-US"/>
        </w:rPr>
        <w:t xml:space="preserve"> </w:t>
      </w:r>
      <w:r w:rsidRPr="005A13C5">
        <w:t>сессии</w:t>
      </w:r>
      <w:r w:rsidRPr="002639C2">
        <w:rPr>
          <w:lang w:val="en-US"/>
        </w:rPr>
        <w:t>.</w:t>
      </w:r>
    </w:p>
    <w:p w14:paraId="6239C642" w14:textId="77777777" w:rsidR="002639C2" w:rsidRDefault="005A13C5" w:rsidP="005247F3">
      <w:pPr>
        <w:pStyle w:val="a4"/>
        <w:numPr>
          <w:ilvl w:val="0"/>
          <w:numId w:val="57"/>
        </w:numPr>
        <w:spacing w:after="0" w:line="278" w:lineRule="auto"/>
        <w:rPr>
          <w:lang w:val="en-US"/>
        </w:rPr>
      </w:pPr>
      <w:proofErr w:type="spellStart"/>
      <w:r w:rsidRPr="002639C2">
        <w:rPr>
          <w:lang w:val="en-US"/>
        </w:rPr>
        <w:t>test_id</w:t>
      </w:r>
      <w:proofErr w:type="spellEnd"/>
      <w:r w:rsidRPr="002639C2">
        <w:rPr>
          <w:lang w:val="en-US"/>
        </w:rPr>
        <w:t xml:space="preserve"> (BIGINT, FOREIGN KEY to tests.id) - </w:t>
      </w:r>
      <w:proofErr w:type="spellStart"/>
      <w:r w:rsidRPr="002639C2">
        <w:rPr>
          <w:lang w:val="en-US"/>
        </w:rPr>
        <w:t>Ссылка</w:t>
      </w:r>
      <w:proofErr w:type="spellEnd"/>
      <w:r w:rsidRPr="002639C2">
        <w:rPr>
          <w:lang w:val="en-US"/>
        </w:rPr>
        <w:t xml:space="preserve"> </w:t>
      </w:r>
      <w:proofErr w:type="spellStart"/>
      <w:r w:rsidRPr="002639C2">
        <w:rPr>
          <w:lang w:val="en-US"/>
        </w:rPr>
        <w:t>на</w:t>
      </w:r>
      <w:proofErr w:type="spellEnd"/>
      <w:r w:rsidRPr="002639C2">
        <w:rPr>
          <w:lang w:val="en-US"/>
        </w:rPr>
        <w:t xml:space="preserve"> </w:t>
      </w:r>
      <w:proofErr w:type="spellStart"/>
      <w:r w:rsidRPr="002639C2">
        <w:rPr>
          <w:lang w:val="en-US"/>
        </w:rPr>
        <w:t>тест</w:t>
      </w:r>
      <w:proofErr w:type="spellEnd"/>
      <w:r w:rsidRPr="002639C2">
        <w:rPr>
          <w:lang w:val="en-US"/>
        </w:rPr>
        <w:t>.</w:t>
      </w:r>
    </w:p>
    <w:p w14:paraId="5D77B57B" w14:textId="77777777" w:rsidR="002639C2" w:rsidRDefault="005A13C5" w:rsidP="005247F3">
      <w:pPr>
        <w:pStyle w:val="a4"/>
        <w:numPr>
          <w:ilvl w:val="0"/>
          <w:numId w:val="57"/>
        </w:numPr>
        <w:spacing w:after="0" w:line="278" w:lineRule="auto"/>
        <w:rPr>
          <w:lang w:val="en-US"/>
        </w:rPr>
      </w:pPr>
      <w:proofErr w:type="spellStart"/>
      <w:r w:rsidRPr="002639C2">
        <w:rPr>
          <w:lang w:val="en-US"/>
        </w:rPr>
        <w:t>user_id</w:t>
      </w:r>
      <w:proofErr w:type="spellEnd"/>
      <w:r w:rsidRPr="002639C2">
        <w:rPr>
          <w:lang w:val="en-US"/>
        </w:rPr>
        <w:t xml:space="preserve"> (BIGINT, FOREIGN KEY to users.id) - </w:t>
      </w:r>
      <w:proofErr w:type="spellStart"/>
      <w:r w:rsidRPr="002639C2">
        <w:rPr>
          <w:lang w:val="en-US"/>
        </w:rPr>
        <w:t>Ссылка</w:t>
      </w:r>
      <w:proofErr w:type="spellEnd"/>
      <w:r w:rsidRPr="002639C2">
        <w:rPr>
          <w:lang w:val="en-US"/>
        </w:rPr>
        <w:t xml:space="preserve"> </w:t>
      </w:r>
      <w:proofErr w:type="spellStart"/>
      <w:r w:rsidRPr="002639C2">
        <w:rPr>
          <w:lang w:val="en-US"/>
        </w:rPr>
        <w:t>на</w:t>
      </w:r>
      <w:proofErr w:type="spellEnd"/>
      <w:r w:rsidRPr="002639C2">
        <w:rPr>
          <w:lang w:val="en-US"/>
        </w:rPr>
        <w:t xml:space="preserve"> </w:t>
      </w:r>
      <w:proofErr w:type="spellStart"/>
      <w:r w:rsidRPr="002639C2">
        <w:rPr>
          <w:lang w:val="en-US"/>
        </w:rPr>
        <w:t>пользователя</w:t>
      </w:r>
      <w:proofErr w:type="spellEnd"/>
      <w:r w:rsidRPr="002639C2">
        <w:rPr>
          <w:lang w:val="en-US"/>
        </w:rPr>
        <w:t>.</w:t>
      </w:r>
    </w:p>
    <w:p w14:paraId="547A11EA" w14:textId="77777777" w:rsidR="002639C2" w:rsidRDefault="005A13C5" w:rsidP="005247F3">
      <w:pPr>
        <w:pStyle w:val="a4"/>
        <w:numPr>
          <w:ilvl w:val="0"/>
          <w:numId w:val="57"/>
        </w:numPr>
        <w:spacing w:after="0" w:line="278" w:lineRule="auto"/>
        <w:rPr>
          <w:lang w:val="en-US"/>
        </w:rPr>
      </w:pPr>
      <w:r w:rsidRPr="002639C2">
        <w:rPr>
          <w:lang w:val="en-US"/>
        </w:rPr>
        <w:t xml:space="preserve">status (ENUM) - </w:t>
      </w:r>
      <w:proofErr w:type="spellStart"/>
      <w:r w:rsidRPr="002639C2">
        <w:rPr>
          <w:lang w:val="en-US"/>
        </w:rPr>
        <w:t>Статус</w:t>
      </w:r>
      <w:proofErr w:type="spellEnd"/>
      <w:r w:rsidRPr="002639C2">
        <w:rPr>
          <w:lang w:val="en-US"/>
        </w:rPr>
        <w:t xml:space="preserve"> ('</w:t>
      </w:r>
      <w:proofErr w:type="spellStart"/>
      <w:r w:rsidRPr="002639C2">
        <w:rPr>
          <w:lang w:val="en-US"/>
        </w:rPr>
        <w:t>in_progress</w:t>
      </w:r>
      <w:proofErr w:type="spellEnd"/>
      <w:r w:rsidRPr="002639C2">
        <w:rPr>
          <w:lang w:val="en-US"/>
        </w:rPr>
        <w:t>', 'completed').</w:t>
      </w:r>
    </w:p>
    <w:p w14:paraId="6A0E1CDD" w14:textId="77777777" w:rsidR="002639C2" w:rsidRDefault="005A13C5" w:rsidP="005247F3">
      <w:pPr>
        <w:pStyle w:val="a4"/>
        <w:numPr>
          <w:ilvl w:val="0"/>
          <w:numId w:val="57"/>
        </w:numPr>
        <w:spacing w:after="0" w:line="278" w:lineRule="auto"/>
        <w:rPr>
          <w:lang w:val="en-US"/>
        </w:rPr>
      </w:pPr>
      <w:proofErr w:type="spellStart"/>
      <w:r w:rsidRPr="002639C2">
        <w:rPr>
          <w:lang w:val="en-US"/>
        </w:rPr>
        <w:t>started_at</w:t>
      </w:r>
      <w:proofErr w:type="spellEnd"/>
      <w:r w:rsidRPr="002639C2">
        <w:rPr>
          <w:lang w:val="en-US"/>
        </w:rPr>
        <w:t xml:space="preserve"> (TIMESTAMP) - </w:t>
      </w:r>
      <w:proofErr w:type="spellStart"/>
      <w:r w:rsidRPr="002639C2">
        <w:rPr>
          <w:lang w:val="en-US"/>
        </w:rPr>
        <w:t>Время</w:t>
      </w:r>
      <w:proofErr w:type="spellEnd"/>
      <w:r w:rsidRPr="002639C2">
        <w:rPr>
          <w:lang w:val="en-US"/>
        </w:rPr>
        <w:t xml:space="preserve"> </w:t>
      </w:r>
      <w:proofErr w:type="spellStart"/>
      <w:r w:rsidRPr="002639C2">
        <w:rPr>
          <w:lang w:val="en-US"/>
        </w:rPr>
        <w:t>начала</w:t>
      </w:r>
      <w:proofErr w:type="spellEnd"/>
      <w:r w:rsidRPr="002639C2">
        <w:rPr>
          <w:lang w:val="en-US"/>
        </w:rPr>
        <w:t>.</w:t>
      </w:r>
    </w:p>
    <w:p w14:paraId="3A7648D7" w14:textId="77777777" w:rsidR="002639C2" w:rsidRDefault="005A13C5" w:rsidP="005247F3">
      <w:pPr>
        <w:pStyle w:val="a4"/>
        <w:numPr>
          <w:ilvl w:val="0"/>
          <w:numId w:val="57"/>
        </w:numPr>
        <w:spacing w:after="0" w:line="278" w:lineRule="auto"/>
        <w:rPr>
          <w:lang w:val="en-US"/>
        </w:rPr>
      </w:pPr>
      <w:proofErr w:type="spellStart"/>
      <w:r w:rsidRPr="002639C2">
        <w:rPr>
          <w:lang w:val="en-US"/>
        </w:rPr>
        <w:t>completed_at</w:t>
      </w:r>
      <w:proofErr w:type="spellEnd"/>
      <w:r w:rsidRPr="002639C2">
        <w:rPr>
          <w:lang w:val="en-US"/>
        </w:rPr>
        <w:t xml:space="preserve"> (TIMESTAMP) - </w:t>
      </w:r>
      <w:proofErr w:type="spellStart"/>
      <w:r w:rsidRPr="002639C2">
        <w:rPr>
          <w:lang w:val="en-US"/>
        </w:rPr>
        <w:t>Время</w:t>
      </w:r>
      <w:proofErr w:type="spellEnd"/>
      <w:r w:rsidRPr="002639C2">
        <w:rPr>
          <w:lang w:val="en-US"/>
        </w:rPr>
        <w:t xml:space="preserve"> </w:t>
      </w:r>
      <w:proofErr w:type="spellStart"/>
      <w:r w:rsidRPr="002639C2">
        <w:rPr>
          <w:lang w:val="en-US"/>
        </w:rPr>
        <w:t>завершения</w:t>
      </w:r>
      <w:proofErr w:type="spellEnd"/>
      <w:r w:rsidRPr="002639C2">
        <w:rPr>
          <w:lang w:val="en-US"/>
        </w:rPr>
        <w:t>.</w:t>
      </w:r>
    </w:p>
    <w:p w14:paraId="66D531ED" w14:textId="77777777" w:rsidR="002639C2" w:rsidRDefault="005A13C5" w:rsidP="005247F3">
      <w:pPr>
        <w:pStyle w:val="a4"/>
        <w:numPr>
          <w:ilvl w:val="0"/>
          <w:numId w:val="57"/>
        </w:numPr>
        <w:spacing w:after="0" w:line="278" w:lineRule="auto"/>
        <w:rPr>
          <w:lang w:val="en-US"/>
        </w:rPr>
      </w:pPr>
      <w:r w:rsidRPr="002639C2">
        <w:rPr>
          <w:lang w:val="en-US"/>
        </w:rPr>
        <w:t>score</w:t>
      </w:r>
      <w:r w:rsidRPr="005A13C5">
        <w:t xml:space="preserve"> (</w:t>
      </w:r>
      <w:r w:rsidRPr="002639C2">
        <w:rPr>
          <w:lang w:val="en-US"/>
        </w:rPr>
        <w:t>DECIMAL</w:t>
      </w:r>
      <w:r w:rsidRPr="005A13C5">
        <w:t>) - Итоговый балл.</w:t>
      </w:r>
    </w:p>
    <w:p w14:paraId="1BE9386D" w14:textId="77777777" w:rsidR="002639C2" w:rsidRDefault="005A3106" w:rsidP="005247F3">
      <w:pPr>
        <w:spacing w:after="0" w:line="278" w:lineRule="auto"/>
        <w:ind w:left="0" w:firstLine="0"/>
        <w:rPr>
          <w:lang w:val="en-US"/>
        </w:rPr>
      </w:pPr>
      <w:r>
        <w:t>10</w:t>
      </w:r>
      <w:r w:rsidR="002639C2">
        <w:rPr>
          <w:lang w:val="en-US"/>
        </w:rPr>
        <w:t> </w:t>
      </w:r>
      <w:r w:rsidR="005A13C5" w:rsidRPr="002639C2">
        <w:rPr>
          <w:lang w:val="en-US"/>
        </w:rPr>
        <w:t>user</w:t>
      </w:r>
      <w:r w:rsidR="005A13C5" w:rsidRPr="005A13C5">
        <w:t>_</w:t>
      </w:r>
      <w:r w:rsidR="005A13C5" w:rsidRPr="002639C2">
        <w:rPr>
          <w:lang w:val="en-US"/>
        </w:rPr>
        <w:t>answers</w:t>
      </w:r>
      <w:r w:rsidR="005A13C5" w:rsidRPr="005A13C5">
        <w:t xml:space="preserve"> (Ответы пользователя)</w:t>
      </w:r>
    </w:p>
    <w:p w14:paraId="5D267394" w14:textId="77777777" w:rsidR="002639C2" w:rsidRDefault="005A13C5" w:rsidP="005247F3">
      <w:pPr>
        <w:pStyle w:val="a4"/>
        <w:numPr>
          <w:ilvl w:val="0"/>
          <w:numId w:val="57"/>
        </w:numPr>
        <w:spacing w:after="0" w:line="278" w:lineRule="auto"/>
        <w:rPr>
          <w:lang w:val="en-US"/>
        </w:rPr>
      </w:pPr>
      <w:r w:rsidRPr="002639C2">
        <w:rPr>
          <w:lang w:val="en-US"/>
        </w:rPr>
        <w:t xml:space="preserve">id (BIGINT, PRIMARY KEY) - </w:t>
      </w:r>
      <w:proofErr w:type="spellStart"/>
      <w:r w:rsidRPr="002639C2">
        <w:rPr>
          <w:lang w:val="en-US"/>
        </w:rPr>
        <w:t>Идентификатор</w:t>
      </w:r>
      <w:proofErr w:type="spellEnd"/>
      <w:r w:rsidRPr="002639C2">
        <w:rPr>
          <w:lang w:val="en-US"/>
        </w:rPr>
        <w:t xml:space="preserve"> </w:t>
      </w:r>
      <w:proofErr w:type="spellStart"/>
      <w:r w:rsidRPr="002639C2">
        <w:rPr>
          <w:lang w:val="en-US"/>
        </w:rPr>
        <w:t>ответа</w:t>
      </w:r>
      <w:proofErr w:type="spellEnd"/>
      <w:r w:rsidRPr="002639C2">
        <w:rPr>
          <w:lang w:val="en-US"/>
        </w:rPr>
        <w:t>.</w:t>
      </w:r>
    </w:p>
    <w:p w14:paraId="272CE7A2" w14:textId="77777777" w:rsidR="002639C2" w:rsidRDefault="005A13C5" w:rsidP="005247F3">
      <w:pPr>
        <w:pStyle w:val="a4"/>
        <w:numPr>
          <w:ilvl w:val="0"/>
          <w:numId w:val="57"/>
        </w:numPr>
        <w:spacing w:after="0" w:line="278" w:lineRule="auto"/>
        <w:rPr>
          <w:lang w:val="en-US"/>
        </w:rPr>
      </w:pPr>
      <w:proofErr w:type="spellStart"/>
      <w:r w:rsidRPr="002639C2">
        <w:rPr>
          <w:lang w:val="en-US"/>
        </w:rPr>
        <w:t>test_session_id</w:t>
      </w:r>
      <w:proofErr w:type="spellEnd"/>
      <w:r w:rsidRPr="002639C2">
        <w:rPr>
          <w:lang w:val="en-US"/>
        </w:rPr>
        <w:t xml:space="preserve"> (BIGINT, FOREIGN KEY to test_sessions.id) - </w:t>
      </w:r>
      <w:proofErr w:type="spellStart"/>
      <w:r w:rsidRPr="002639C2">
        <w:rPr>
          <w:lang w:val="en-US"/>
        </w:rPr>
        <w:t>Ссылка</w:t>
      </w:r>
      <w:proofErr w:type="spellEnd"/>
      <w:r w:rsidRPr="002639C2">
        <w:rPr>
          <w:lang w:val="en-US"/>
        </w:rPr>
        <w:t xml:space="preserve"> </w:t>
      </w:r>
      <w:proofErr w:type="spellStart"/>
      <w:r w:rsidRPr="002639C2">
        <w:rPr>
          <w:lang w:val="en-US"/>
        </w:rPr>
        <w:t>на</w:t>
      </w:r>
      <w:proofErr w:type="spellEnd"/>
      <w:r w:rsidRPr="002639C2">
        <w:rPr>
          <w:lang w:val="en-US"/>
        </w:rPr>
        <w:t xml:space="preserve"> </w:t>
      </w:r>
      <w:proofErr w:type="spellStart"/>
      <w:r w:rsidRPr="002639C2">
        <w:rPr>
          <w:lang w:val="en-US"/>
        </w:rPr>
        <w:t>сессию</w:t>
      </w:r>
      <w:proofErr w:type="spellEnd"/>
      <w:r w:rsidRPr="002639C2">
        <w:rPr>
          <w:lang w:val="en-US"/>
        </w:rPr>
        <w:t>.</w:t>
      </w:r>
    </w:p>
    <w:p w14:paraId="00BEF6CA" w14:textId="77777777" w:rsidR="005A13C5" w:rsidRPr="002639C2" w:rsidRDefault="005A13C5" w:rsidP="005247F3">
      <w:pPr>
        <w:pStyle w:val="a4"/>
        <w:numPr>
          <w:ilvl w:val="0"/>
          <w:numId w:val="57"/>
        </w:numPr>
        <w:spacing w:after="0" w:line="278" w:lineRule="auto"/>
        <w:rPr>
          <w:lang w:val="en-US"/>
        </w:rPr>
      </w:pPr>
      <w:proofErr w:type="spellStart"/>
      <w:r w:rsidRPr="002639C2">
        <w:rPr>
          <w:lang w:val="en-US"/>
        </w:rPr>
        <w:t>selected_option_id</w:t>
      </w:r>
      <w:proofErr w:type="spellEnd"/>
      <w:r w:rsidRPr="002639C2">
        <w:rPr>
          <w:lang w:val="en-US"/>
        </w:rPr>
        <w:t xml:space="preserve"> (BIGINT, FOREIGN KEY to answer_options.id) - </w:t>
      </w:r>
      <w:r w:rsidRPr="005A13C5">
        <w:t>Ссылка</w:t>
      </w:r>
      <w:r w:rsidRPr="002639C2">
        <w:rPr>
          <w:lang w:val="en-US"/>
        </w:rPr>
        <w:t xml:space="preserve"> </w:t>
      </w:r>
      <w:r w:rsidRPr="005A13C5">
        <w:t>на</w:t>
      </w:r>
      <w:r w:rsidRPr="002639C2">
        <w:rPr>
          <w:lang w:val="en-US"/>
        </w:rPr>
        <w:t xml:space="preserve"> </w:t>
      </w:r>
      <w:r w:rsidRPr="005A13C5">
        <w:t>выбранный</w:t>
      </w:r>
      <w:r w:rsidRPr="002639C2">
        <w:rPr>
          <w:lang w:val="en-US"/>
        </w:rPr>
        <w:t xml:space="preserve"> </w:t>
      </w:r>
      <w:r w:rsidRPr="005A13C5">
        <w:t>вариант</w:t>
      </w:r>
      <w:r w:rsidRPr="002639C2">
        <w:rPr>
          <w:lang w:val="en-US"/>
        </w:rPr>
        <w:t>.</w:t>
      </w:r>
    </w:p>
    <w:p w14:paraId="390E5B0E" w14:textId="77777777" w:rsidR="006C74B4" w:rsidRPr="00940398" w:rsidRDefault="007F24E3" w:rsidP="005247F3">
      <w:pPr>
        <w:spacing w:after="0" w:line="278" w:lineRule="auto"/>
        <w:ind w:left="0" w:firstLine="709"/>
        <w:rPr>
          <w:b/>
          <w:sz w:val="32"/>
          <w:lang w:eastAsia="en-US" w:bidi="ar-SA"/>
        </w:rPr>
      </w:pPr>
      <w:r w:rsidRPr="007F24E3">
        <w:t xml:space="preserve">Создание </w:t>
      </w:r>
      <w:proofErr w:type="spellStart"/>
      <w:r w:rsidRPr="007F24E3">
        <w:t>даталогической</w:t>
      </w:r>
      <w:proofErr w:type="spellEnd"/>
      <w:r w:rsidRPr="007F24E3">
        <w:t xml:space="preserve"> модели представляет собой ключевой этап в проектировании базы данных, поскольку именно она формирует фундамент для последующей реализации системы. В рамках данного раздела была разработана подробная структура данных: для каждой сущности чётко прописаны атрибуты с указанием конкретных типов данных и наложенных ограничений, а также заданы взаимосвязи между таблицами. Подобный подход способствует поддержанию целостности и согласованности информации, минимизируя вероятность ошибок при работе с базой данных. Полученная модель служит базовой основой для проектирования физической базы данных и дальнейшего масштабирования системы. Грамотное определение типов данных и характера взаимосвязей между сущностями существенно оптимизирует производительность операций с данными и повышает общую надёжность системы.</w:t>
      </w:r>
      <w:r w:rsidR="006C74B4">
        <w:br w:type="page"/>
      </w:r>
    </w:p>
    <w:p w14:paraId="76C8005A" w14:textId="77777777" w:rsidR="006C121A" w:rsidRPr="007F24E3" w:rsidRDefault="007F24E3" w:rsidP="007F24E3">
      <w:pPr>
        <w:pStyle w:val="1"/>
        <w:numPr>
          <w:ilvl w:val="0"/>
          <w:numId w:val="0"/>
        </w:numPr>
        <w:ind w:left="10" w:right="0" w:firstLine="673"/>
        <w:jc w:val="both"/>
        <w:rPr>
          <w:lang w:val="ru-RU"/>
        </w:rPr>
      </w:pPr>
      <w:bookmarkStart w:id="22" w:name="_Toc214681011"/>
      <w:bookmarkStart w:id="23" w:name="_Hlk212316742"/>
      <w:bookmarkEnd w:id="21"/>
      <w:r w:rsidRPr="007F24E3">
        <w:rPr>
          <w:lang w:val="ru-RU"/>
        </w:rPr>
        <w:lastRenderedPageBreak/>
        <w:t>4 РАЗРАБОТКА БАЗЫ ДАННЫХ</w:t>
      </w:r>
      <w:bookmarkEnd w:id="22"/>
      <w:r w:rsidRPr="007F24E3">
        <w:rPr>
          <w:lang w:val="ru-RU"/>
        </w:rPr>
        <w:t xml:space="preserve"> </w:t>
      </w:r>
    </w:p>
    <w:p w14:paraId="71C260F2" w14:textId="77777777" w:rsidR="006C121A" w:rsidRDefault="00000000" w:rsidP="00B304C7">
      <w:pPr>
        <w:spacing w:after="0" w:line="259" w:lineRule="auto"/>
        <w:ind w:left="64" w:firstLine="0"/>
        <w:jc w:val="center"/>
      </w:pPr>
      <w:r>
        <w:t xml:space="preserve"> </w:t>
      </w:r>
    </w:p>
    <w:p w14:paraId="490E259D" w14:textId="77777777" w:rsidR="007F24E3" w:rsidRPr="000B4155" w:rsidRDefault="007F24E3" w:rsidP="007F24E3">
      <w:pPr>
        <w:spacing w:after="0"/>
        <w:ind w:left="-15" w:firstLine="724"/>
      </w:pPr>
      <w:r>
        <w:t>Разработка базы данных является ключевым этапом создания программной системы, обеспечивая основу для хранения, обработки и анализа информации. На данном этапе осуществляется переход от логической модели данных, отражающей концептуальную структуру проекта, к физической модели, реализующей её средствами реляционной базы данных</w:t>
      </w:r>
      <w:r w:rsidR="003916AC" w:rsidRPr="003916AC">
        <w:t xml:space="preserve">, в нашем случае </w:t>
      </w:r>
      <w:r w:rsidR="003916AC">
        <w:t>–</w:t>
      </w:r>
      <w:r w:rsidR="003916AC" w:rsidRPr="003916AC">
        <w:t xml:space="preserve"> </w:t>
      </w:r>
      <w:proofErr w:type="spellStart"/>
      <w:r w:rsidR="003916AC" w:rsidRPr="003916AC">
        <w:t>MariaDB</w:t>
      </w:r>
      <w:proofErr w:type="spellEnd"/>
      <w:r>
        <w:t>.</w:t>
      </w:r>
    </w:p>
    <w:p w14:paraId="3EC5E20F" w14:textId="77777777" w:rsidR="007F24E3" w:rsidRPr="000B4155" w:rsidRDefault="007F24E3" w:rsidP="007F24E3">
      <w:pPr>
        <w:spacing w:after="0"/>
        <w:ind w:left="-15" w:firstLine="724"/>
      </w:pPr>
      <w:r>
        <w:t>База данных предназначена для централизованного хранения сведений о пользователях, профилях, уведомлениях, расписаниях занятий, учебных группах, справках, успеваемости и других элементах системы. Она обеспечивает взаимосвязанность всех сущностей, целостность данных, а также возможность выполнения аналитических запросов и автоматизированных процедур.</w:t>
      </w:r>
    </w:p>
    <w:p w14:paraId="487E341D" w14:textId="77777777" w:rsidR="006C121A" w:rsidRDefault="003916AC" w:rsidP="007F24E3">
      <w:pPr>
        <w:spacing w:after="0"/>
        <w:ind w:left="-15" w:firstLine="724"/>
      </w:pPr>
      <w:r w:rsidRPr="003916AC">
        <w:t>База данных предназначена для централизованного хранения всей информации, необходимой для функционирования веб-сервиса: от учетных записей пользователей и загруженных документов до сгенерированных вопросов, ответов, тестовых сессий и их результатов. Правильная реализация физического уровня является залогом стабильности, производительности и безопасности всего приложения.</w:t>
      </w:r>
      <w:r w:rsidR="007F24E3">
        <w:t xml:space="preserve"> </w:t>
      </w:r>
    </w:p>
    <w:p w14:paraId="2CA20E22" w14:textId="77777777" w:rsidR="006C121A" w:rsidRDefault="00000000" w:rsidP="00B304C7">
      <w:pPr>
        <w:spacing w:after="0" w:line="259" w:lineRule="auto"/>
        <w:ind w:left="64" w:firstLine="0"/>
        <w:jc w:val="center"/>
      </w:pPr>
      <w:r>
        <w:t xml:space="preserve"> </w:t>
      </w:r>
    </w:p>
    <w:p w14:paraId="600500C5" w14:textId="77777777" w:rsidR="006C121A" w:rsidRPr="007F24E3" w:rsidRDefault="007F24E3" w:rsidP="007F24E3">
      <w:pPr>
        <w:pStyle w:val="2"/>
        <w:numPr>
          <w:ilvl w:val="0"/>
          <w:numId w:val="0"/>
        </w:numPr>
        <w:ind w:left="10" w:right="0" w:firstLine="673"/>
        <w:rPr>
          <w:lang w:val="ru-RU"/>
        </w:rPr>
      </w:pPr>
      <w:bookmarkStart w:id="24" w:name="_Toc214681012"/>
      <w:r w:rsidRPr="007F24E3">
        <w:rPr>
          <w:lang w:val="ru-RU"/>
        </w:rPr>
        <w:t>4.1 Физическая модель базы данных</w:t>
      </w:r>
      <w:bookmarkEnd w:id="24"/>
      <w:r w:rsidRPr="007F24E3">
        <w:rPr>
          <w:lang w:val="ru-RU"/>
        </w:rPr>
        <w:t xml:space="preserve"> </w:t>
      </w:r>
    </w:p>
    <w:p w14:paraId="3AFB7E47" w14:textId="77777777" w:rsidR="006C121A" w:rsidRDefault="00000000" w:rsidP="00B304C7">
      <w:pPr>
        <w:spacing w:after="0" w:line="259" w:lineRule="auto"/>
        <w:ind w:left="64" w:firstLine="0"/>
        <w:jc w:val="center"/>
      </w:pPr>
      <w:r>
        <w:t xml:space="preserve"> </w:t>
      </w:r>
    </w:p>
    <w:p w14:paraId="5D28352B" w14:textId="77777777" w:rsidR="003916AC" w:rsidRDefault="003916AC" w:rsidP="003916AC">
      <w:pPr>
        <w:spacing w:after="0" w:line="259" w:lineRule="auto"/>
        <w:ind w:left="64" w:firstLine="645"/>
      </w:pPr>
      <w:r>
        <w:t xml:space="preserve">Физическая модель базы данных представляет собой конечное описание структуры хранения данных. Она детализирует </w:t>
      </w:r>
      <w:proofErr w:type="spellStart"/>
      <w:r>
        <w:t>даталогическую</w:t>
      </w:r>
      <w:proofErr w:type="spellEnd"/>
      <w:r>
        <w:t xml:space="preserve"> модель, уточняя типы данных в соответствии со спецификацией </w:t>
      </w:r>
      <w:proofErr w:type="spellStart"/>
      <w:r>
        <w:t>MariaDB</w:t>
      </w:r>
      <w:proofErr w:type="spellEnd"/>
      <w:r>
        <w:t>, определяя параметры полей, такие как UNSIGNED для числовых идентификаторов, DEFAULT значения и правила поведения при обновлении или удалении связанных записей (ON DELETE CASCADE, ON DELETE SET NULL).</w:t>
      </w:r>
    </w:p>
    <w:p w14:paraId="6A8CA87B" w14:textId="77777777" w:rsidR="006C121A" w:rsidRDefault="003916AC" w:rsidP="003916AC">
      <w:pPr>
        <w:spacing w:after="0" w:line="259" w:lineRule="auto"/>
        <w:ind w:left="64" w:firstLine="645"/>
      </w:pPr>
      <w:r>
        <w:t>В</w:t>
      </w:r>
      <w:r w:rsidRPr="003916AC">
        <w:rPr>
          <w:lang w:val="en-US"/>
        </w:rPr>
        <w:t xml:space="preserve"> </w:t>
      </w:r>
      <w:r>
        <w:t>рамках</w:t>
      </w:r>
      <w:r w:rsidRPr="003916AC">
        <w:rPr>
          <w:lang w:val="en-US"/>
        </w:rPr>
        <w:t xml:space="preserve"> </w:t>
      </w:r>
      <w:r>
        <w:t>проекта</w:t>
      </w:r>
      <w:r w:rsidRPr="003916AC">
        <w:rPr>
          <w:lang w:val="en-US"/>
        </w:rPr>
        <w:t xml:space="preserve"> </w:t>
      </w:r>
      <w:r>
        <w:t>были</w:t>
      </w:r>
      <w:r w:rsidRPr="003916AC">
        <w:rPr>
          <w:lang w:val="en-US"/>
        </w:rPr>
        <w:t xml:space="preserve"> </w:t>
      </w:r>
      <w:r>
        <w:t>разработаны</w:t>
      </w:r>
      <w:r w:rsidRPr="003916AC">
        <w:rPr>
          <w:lang w:val="en-US"/>
        </w:rPr>
        <w:t xml:space="preserve"> </w:t>
      </w:r>
      <w:r>
        <w:t>таблицы</w:t>
      </w:r>
      <w:r w:rsidRPr="003916AC">
        <w:rPr>
          <w:lang w:val="en-US"/>
        </w:rPr>
        <w:t xml:space="preserve"> </w:t>
      </w:r>
      <w:r>
        <w:t>для</w:t>
      </w:r>
      <w:r w:rsidRPr="003916AC">
        <w:rPr>
          <w:lang w:val="en-US"/>
        </w:rPr>
        <w:t xml:space="preserve"> </w:t>
      </w:r>
      <w:r>
        <w:t>всех</w:t>
      </w:r>
      <w:r w:rsidRPr="003916AC">
        <w:rPr>
          <w:lang w:val="en-US"/>
        </w:rPr>
        <w:t xml:space="preserve"> </w:t>
      </w:r>
      <w:r>
        <w:t>ключевых</w:t>
      </w:r>
      <w:r w:rsidRPr="003916AC">
        <w:rPr>
          <w:lang w:val="en-US"/>
        </w:rPr>
        <w:t xml:space="preserve"> </w:t>
      </w:r>
      <w:r>
        <w:t>сущностей</w:t>
      </w:r>
      <w:r w:rsidRPr="003916AC">
        <w:rPr>
          <w:lang w:val="en-US"/>
        </w:rPr>
        <w:t xml:space="preserve">: users, roles, groups, </w:t>
      </w:r>
      <w:proofErr w:type="spellStart"/>
      <w:r w:rsidRPr="003916AC">
        <w:rPr>
          <w:lang w:val="en-US"/>
        </w:rPr>
        <w:t>source_documents</w:t>
      </w:r>
      <w:proofErr w:type="spellEnd"/>
      <w:r w:rsidRPr="003916AC">
        <w:rPr>
          <w:lang w:val="en-US"/>
        </w:rPr>
        <w:t xml:space="preserve">, questions, </w:t>
      </w:r>
      <w:proofErr w:type="spellStart"/>
      <w:r w:rsidRPr="003916AC">
        <w:rPr>
          <w:lang w:val="en-US"/>
        </w:rPr>
        <w:t>answer_options</w:t>
      </w:r>
      <w:proofErr w:type="spellEnd"/>
      <w:r w:rsidRPr="003916AC">
        <w:rPr>
          <w:lang w:val="en-US"/>
        </w:rPr>
        <w:t xml:space="preserve">, tests, </w:t>
      </w:r>
      <w:proofErr w:type="spellStart"/>
      <w:r w:rsidRPr="003916AC">
        <w:rPr>
          <w:lang w:val="en-US"/>
        </w:rPr>
        <w:t>test_assignments</w:t>
      </w:r>
      <w:proofErr w:type="spellEnd"/>
      <w:r w:rsidRPr="003916AC">
        <w:rPr>
          <w:lang w:val="en-US"/>
        </w:rPr>
        <w:t xml:space="preserve">, </w:t>
      </w:r>
      <w:proofErr w:type="spellStart"/>
      <w:r w:rsidRPr="003916AC">
        <w:rPr>
          <w:lang w:val="en-US"/>
        </w:rPr>
        <w:t>test_sessions</w:t>
      </w:r>
      <w:proofErr w:type="spellEnd"/>
      <w:r w:rsidRPr="003916AC">
        <w:rPr>
          <w:lang w:val="en-US"/>
        </w:rPr>
        <w:t xml:space="preserve"> </w:t>
      </w:r>
      <w:r>
        <w:t>и</w:t>
      </w:r>
      <w:r w:rsidRPr="003916AC">
        <w:rPr>
          <w:lang w:val="en-US"/>
        </w:rPr>
        <w:t xml:space="preserve"> </w:t>
      </w:r>
      <w:proofErr w:type="spellStart"/>
      <w:r w:rsidRPr="003916AC">
        <w:rPr>
          <w:lang w:val="en-US"/>
        </w:rPr>
        <w:t>user_answers</w:t>
      </w:r>
      <w:proofErr w:type="spellEnd"/>
      <w:r w:rsidRPr="003916AC">
        <w:rPr>
          <w:lang w:val="en-US"/>
        </w:rPr>
        <w:t xml:space="preserve">. </w:t>
      </w:r>
      <w:r>
        <w:t xml:space="preserve">Для реализации связей "многие-ко-многим" были созданы промежуточные таблицы </w:t>
      </w:r>
      <w:proofErr w:type="spellStart"/>
      <w:r>
        <w:t>user_roles</w:t>
      </w:r>
      <w:proofErr w:type="spellEnd"/>
      <w:r>
        <w:t xml:space="preserve">, </w:t>
      </w:r>
      <w:proofErr w:type="spellStart"/>
      <w:r>
        <w:t>user_groups</w:t>
      </w:r>
      <w:proofErr w:type="spellEnd"/>
      <w:r>
        <w:t xml:space="preserve"> и </w:t>
      </w:r>
      <w:proofErr w:type="spellStart"/>
      <w:r>
        <w:t>test_questions</w:t>
      </w:r>
      <w:proofErr w:type="spellEnd"/>
      <w:r>
        <w:t>.</w:t>
      </w:r>
    </w:p>
    <w:p w14:paraId="31286C2C" w14:textId="77777777" w:rsidR="003916AC" w:rsidRPr="00BF5835" w:rsidRDefault="003916AC" w:rsidP="003916AC">
      <w:pPr>
        <w:spacing w:after="0" w:line="259" w:lineRule="auto"/>
        <w:ind w:left="64" w:firstLine="645"/>
      </w:pPr>
      <w:r w:rsidRPr="003916AC">
        <w:t xml:space="preserve">Каждая основная таблица имеет первичный ключ (PRIMARY KEY), как правило, на поле </w:t>
      </w:r>
      <w:proofErr w:type="spellStart"/>
      <w:r w:rsidRPr="003916AC">
        <w:t>id</w:t>
      </w:r>
      <w:proofErr w:type="spellEnd"/>
      <w:r w:rsidRPr="003916AC">
        <w:t xml:space="preserve"> с атрибутом AUTO_INCREMENT, что гарантирует уникальность каждой записи и автоматизирует генерацию идентификаторов. Внешние ключи (FOREIGN KEY) используются для строгого контроля ссылочной целостности, предотвращая появление "осиротевших" записей. Например, невозможно удалить пользователя, если на него ссылаются записи </w:t>
      </w:r>
      <w:r w:rsidRPr="003916AC">
        <w:lastRenderedPageBreak/>
        <w:t xml:space="preserve">о загруженных им документах или созданных тестах (если не задано каскадное удаление). Для ускорения операций поиска и соединения таблиц были добавлены индексы на поля, которые часто используются в условиях WHERE и JOIN, например, на </w:t>
      </w:r>
      <w:proofErr w:type="spellStart"/>
      <w:r w:rsidRPr="003916AC">
        <w:t>email</w:t>
      </w:r>
      <w:proofErr w:type="spellEnd"/>
      <w:r w:rsidRPr="003916AC">
        <w:t xml:space="preserve"> в таблице </w:t>
      </w:r>
      <w:proofErr w:type="spellStart"/>
      <w:r w:rsidRPr="003916AC">
        <w:t>users</w:t>
      </w:r>
      <w:proofErr w:type="spellEnd"/>
      <w:r w:rsidRPr="003916AC">
        <w:t xml:space="preserve"> или на </w:t>
      </w:r>
      <w:proofErr w:type="spellStart"/>
      <w:r w:rsidRPr="003916AC">
        <w:t>status</w:t>
      </w:r>
      <w:proofErr w:type="spellEnd"/>
      <w:r w:rsidRPr="003916AC">
        <w:t xml:space="preserve"> в таблицах </w:t>
      </w:r>
      <w:proofErr w:type="spellStart"/>
      <w:r w:rsidRPr="003916AC">
        <w:t>source_documents</w:t>
      </w:r>
      <w:proofErr w:type="spellEnd"/>
      <w:r w:rsidRPr="003916AC">
        <w:t xml:space="preserve"> и </w:t>
      </w:r>
      <w:proofErr w:type="spellStart"/>
      <w:r w:rsidRPr="003916AC">
        <w:t>test_sessions</w:t>
      </w:r>
      <w:proofErr w:type="spellEnd"/>
      <w:r w:rsidRPr="003916AC">
        <w:t>.</w:t>
      </w:r>
    </w:p>
    <w:p w14:paraId="76CAA6A1" w14:textId="77777777" w:rsidR="006C121A" w:rsidRDefault="006C121A" w:rsidP="00B304C7">
      <w:pPr>
        <w:spacing w:after="0" w:line="259" w:lineRule="auto"/>
        <w:ind w:left="708" w:firstLine="0"/>
        <w:jc w:val="left"/>
      </w:pPr>
    </w:p>
    <w:p w14:paraId="576755BD" w14:textId="77777777" w:rsidR="006C121A" w:rsidRPr="00BF5835" w:rsidRDefault="007F24E3" w:rsidP="007F24E3">
      <w:pPr>
        <w:pStyle w:val="2"/>
        <w:numPr>
          <w:ilvl w:val="0"/>
          <w:numId w:val="0"/>
        </w:numPr>
        <w:ind w:left="10" w:right="0" w:firstLine="673"/>
        <w:rPr>
          <w:lang w:val="ru-RU"/>
        </w:rPr>
      </w:pPr>
      <w:bookmarkStart w:id="25" w:name="_Toc214681013"/>
      <w:r w:rsidRPr="00BF5835">
        <w:rPr>
          <w:lang w:val="ru-RU"/>
        </w:rPr>
        <w:t>4.2 Создание таблиц</w:t>
      </w:r>
      <w:bookmarkEnd w:id="25"/>
      <w:r w:rsidRPr="00BF5835">
        <w:rPr>
          <w:lang w:val="ru-RU"/>
        </w:rPr>
        <w:t xml:space="preserve"> </w:t>
      </w:r>
    </w:p>
    <w:p w14:paraId="32511930" w14:textId="77777777" w:rsidR="006C121A" w:rsidRDefault="00000000" w:rsidP="00B304C7">
      <w:pPr>
        <w:spacing w:after="0" w:line="259" w:lineRule="auto"/>
        <w:ind w:left="708" w:firstLine="0"/>
        <w:jc w:val="left"/>
      </w:pPr>
      <w:r>
        <w:t xml:space="preserve"> </w:t>
      </w:r>
    </w:p>
    <w:p w14:paraId="6C4024FF" w14:textId="77777777" w:rsidR="003916AC" w:rsidRDefault="003916AC" w:rsidP="00BF5835">
      <w:pPr>
        <w:spacing w:after="0"/>
        <w:ind w:left="-15"/>
      </w:pPr>
      <w:r w:rsidRPr="003916AC">
        <w:t>Создание таблиц было выполнено с помощью скриптов на языке SQL (DDL - Data Definition Language), которые полностью описывают физическую структуру базы данных. Для каждого поля были выбраны оптимальные типы данных для минимизации занимаемого дискового пространства и повышения производительности.</w:t>
      </w:r>
    </w:p>
    <w:p w14:paraId="73D82D50" w14:textId="77777777" w:rsidR="00BF5835" w:rsidRPr="000B4155" w:rsidRDefault="00BF5835" w:rsidP="00BF5835">
      <w:pPr>
        <w:spacing w:after="0"/>
        <w:ind w:left="-15"/>
      </w:pPr>
      <w:r>
        <w:t>Пример создания таблицы</w:t>
      </w:r>
      <w:r w:rsidR="003916AC">
        <w:t xml:space="preserve"> вопросов</w:t>
      </w:r>
      <w:r>
        <w:t>:</w:t>
      </w:r>
    </w:p>
    <w:p w14:paraId="474F5ECE" w14:textId="77777777" w:rsidR="003916AC" w:rsidRPr="005A3106" w:rsidRDefault="003916AC" w:rsidP="003916AC">
      <w:pPr>
        <w:spacing w:after="0"/>
        <w:ind w:left="-15"/>
        <w:rPr>
          <w:rFonts w:ascii="Courier New" w:hAnsi="Courier New" w:cs="Courier New"/>
          <w:sz w:val="22"/>
          <w:szCs w:val="22"/>
        </w:rPr>
      </w:pPr>
      <w:r w:rsidRPr="003916AC">
        <w:rPr>
          <w:rFonts w:ascii="Courier New" w:hAnsi="Courier New" w:cs="Courier New"/>
          <w:sz w:val="22"/>
          <w:szCs w:val="22"/>
          <w:lang w:val="en-US"/>
        </w:rPr>
        <w:t>CREATE</w:t>
      </w:r>
      <w:r w:rsidRPr="005A3106">
        <w:rPr>
          <w:rFonts w:ascii="Courier New" w:hAnsi="Courier New" w:cs="Courier New"/>
          <w:sz w:val="22"/>
          <w:szCs w:val="22"/>
        </w:rPr>
        <w:t xml:space="preserve"> </w:t>
      </w:r>
      <w:r w:rsidRPr="003916AC">
        <w:rPr>
          <w:rFonts w:ascii="Courier New" w:hAnsi="Courier New" w:cs="Courier New"/>
          <w:sz w:val="22"/>
          <w:szCs w:val="22"/>
          <w:lang w:val="en-US"/>
        </w:rPr>
        <w:t>TABLE</w:t>
      </w:r>
      <w:r w:rsidRPr="005A3106">
        <w:rPr>
          <w:rFonts w:ascii="Courier New" w:hAnsi="Courier New" w:cs="Courier New"/>
          <w:sz w:val="22"/>
          <w:szCs w:val="22"/>
        </w:rPr>
        <w:t xml:space="preserve"> </w:t>
      </w:r>
      <w:r w:rsidRPr="003916AC">
        <w:rPr>
          <w:rFonts w:ascii="Courier New" w:hAnsi="Courier New" w:cs="Courier New"/>
          <w:sz w:val="22"/>
          <w:szCs w:val="22"/>
          <w:lang w:val="en-US"/>
        </w:rPr>
        <w:t>questions</w:t>
      </w:r>
      <w:r w:rsidRPr="005A3106">
        <w:rPr>
          <w:rFonts w:ascii="Courier New" w:hAnsi="Courier New" w:cs="Courier New"/>
          <w:sz w:val="22"/>
          <w:szCs w:val="22"/>
        </w:rPr>
        <w:t xml:space="preserve"> (</w:t>
      </w:r>
    </w:p>
    <w:p w14:paraId="4AF4F1B5" w14:textId="77777777" w:rsidR="003916AC" w:rsidRPr="003916AC" w:rsidRDefault="003916AC" w:rsidP="003916AC">
      <w:pPr>
        <w:spacing w:after="0"/>
        <w:ind w:left="-15"/>
        <w:rPr>
          <w:rFonts w:ascii="Courier New" w:hAnsi="Courier New" w:cs="Courier New"/>
          <w:sz w:val="22"/>
          <w:szCs w:val="22"/>
          <w:lang w:val="en-US"/>
        </w:rPr>
      </w:pPr>
      <w:r w:rsidRPr="003916AC">
        <w:rPr>
          <w:rFonts w:ascii="Courier New" w:hAnsi="Courier New" w:cs="Courier New"/>
          <w:sz w:val="22"/>
          <w:szCs w:val="22"/>
          <w:lang w:val="en-US"/>
        </w:rPr>
        <w:t>`id` BIGINT UNSIGNED NOT NULL AUTO_INCREMENT,</w:t>
      </w:r>
    </w:p>
    <w:p w14:paraId="31E983AC" w14:textId="77777777" w:rsidR="003916AC" w:rsidRPr="003916AC" w:rsidRDefault="003916AC" w:rsidP="003916AC">
      <w:pPr>
        <w:spacing w:after="0"/>
        <w:ind w:left="-15"/>
        <w:rPr>
          <w:rFonts w:ascii="Courier New" w:hAnsi="Courier New" w:cs="Courier New"/>
          <w:sz w:val="22"/>
          <w:szCs w:val="22"/>
          <w:lang w:val="en-US"/>
        </w:rPr>
      </w:pPr>
      <w:r w:rsidRPr="003916AC">
        <w:rPr>
          <w:rFonts w:ascii="Courier New" w:hAnsi="Courier New" w:cs="Courier New"/>
          <w:sz w:val="22"/>
          <w:szCs w:val="22"/>
          <w:lang w:val="en-US"/>
        </w:rPr>
        <w:t>`</w:t>
      </w:r>
      <w:proofErr w:type="spellStart"/>
      <w:r w:rsidRPr="003916AC">
        <w:rPr>
          <w:rFonts w:ascii="Courier New" w:hAnsi="Courier New" w:cs="Courier New"/>
          <w:sz w:val="22"/>
          <w:szCs w:val="22"/>
          <w:lang w:val="en-US"/>
        </w:rPr>
        <w:t>question_text</w:t>
      </w:r>
      <w:proofErr w:type="spellEnd"/>
      <w:r w:rsidRPr="003916AC">
        <w:rPr>
          <w:rFonts w:ascii="Courier New" w:hAnsi="Courier New" w:cs="Courier New"/>
          <w:sz w:val="22"/>
          <w:szCs w:val="22"/>
          <w:lang w:val="en-US"/>
        </w:rPr>
        <w:t>` TEXT NOT NULL COMMENT '</w:t>
      </w:r>
      <w:proofErr w:type="spellStart"/>
      <w:r w:rsidRPr="003916AC">
        <w:rPr>
          <w:rFonts w:ascii="Courier New" w:hAnsi="Courier New" w:cs="Courier New"/>
          <w:sz w:val="22"/>
          <w:szCs w:val="22"/>
          <w:lang w:val="en-US"/>
        </w:rPr>
        <w:t>Текст</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вопроса</w:t>
      </w:r>
      <w:proofErr w:type="spellEnd"/>
      <w:r w:rsidRPr="003916AC">
        <w:rPr>
          <w:rFonts w:ascii="Courier New" w:hAnsi="Courier New" w:cs="Courier New"/>
          <w:sz w:val="22"/>
          <w:szCs w:val="22"/>
          <w:lang w:val="en-US"/>
        </w:rPr>
        <w:t>',</w:t>
      </w:r>
    </w:p>
    <w:p w14:paraId="666D2BEF" w14:textId="77777777" w:rsidR="003916AC" w:rsidRPr="003916AC" w:rsidRDefault="003916AC" w:rsidP="003916AC">
      <w:pPr>
        <w:spacing w:after="0"/>
        <w:ind w:left="-15"/>
        <w:rPr>
          <w:rFonts w:ascii="Courier New" w:hAnsi="Courier New" w:cs="Courier New"/>
          <w:sz w:val="22"/>
          <w:szCs w:val="22"/>
          <w:lang w:val="en-US"/>
        </w:rPr>
      </w:pPr>
      <w:r w:rsidRPr="003916AC">
        <w:rPr>
          <w:rFonts w:ascii="Courier New" w:hAnsi="Courier New" w:cs="Courier New"/>
          <w:sz w:val="22"/>
          <w:szCs w:val="22"/>
          <w:lang w:val="en-US"/>
        </w:rPr>
        <w:t>`</w:t>
      </w:r>
      <w:proofErr w:type="spellStart"/>
      <w:r w:rsidRPr="003916AC">
        <w:rPr>
          <w:rFonts w:ascii="Courier New" w:hAnsi="Courier New" w:cs="Courier New"/>
          <w:sz w:val="22"/>
          <w:szCs w:val="22"/>
          <w:lang w:val="en-US"/>
        </w:rPr>
        <w:t>source_document_id</w:t>
      </w:r>
      <w:proofErr w:type="spellEnd"/>
      <w:r w:rsidRPr="003916AC">
        <w:rPr>
          <w:rFonts w:ascii="Courier New" w:hAnsi="Courier New" w:cs="Courier New"/>
          <w:sz w:val="22"/>
          <w:szCs w:val="22"/>
          <w:lang w:val="en-US"/>
        </w:rPr>
        <w:t>` BIGINT UNSIGNED NULL COMMENT '</w:t>
      </w:r>
      <w:proofErr w:type="spellStart"/>
      <w:r w:rsidRPr="003916AC">
        <w:rPr>
          <w:rFonts w:ascii="Courier New" w:hAnsi="Courier New" w:cs="Courier New"/>
          <w:sz w:val="22"/>
          <w:szCs w:val="22"/>
          <w:lang w:val="en-US"/>
        </w:rPr>
        <w:t>Ссылка</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на</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документ</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из</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которого</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сгенерирован</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вопрос</w:t>
      </w:r>
      <w:proofErr w:type="spellEnd"/>
      <w:r w:rsidRPr="003916AC">
        <w:rPr>
          <w:rFonts w:ascii="Courier New" w:hAnsi="Courier New" w:cs="Courier New"/>
          <w:sz w:val="22"/>
          <w:szCs w:val="22"/>
          <w:lang w:val="en-US"/>
        </w:rPr>
        <w:t xml:space="preserve"> (NULL </w:t>
      </w:r>
      <w:proofErr w:type="spellStart"/>
      <w:r w:rsidRPr="003916AC">
        <w:rPr>
          <w:rFonts w:ascii="Courier New" w:hAnsi="Courier New" w:cs="Courier New"/>
          <w:sz w:val="22"/>
          <w:szCs w:val="22"/>
          <w:lang w:val="en-US"/>
        </w:rPr>
        <w:t>для</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ручного</w:t>
      </w:r>
      <w:proofErr w:type="spellEnd"/>
      <w:r w:rsidRPr="003916AC">
        <w:rPr>
          <w:rFonts w:ascii="Courier New" w:hAnsi="Courier New" w:cs="Courier New"/>
          <w:sz w:val="22"/>
          <w:szCs w:val="22"/>
          <w:lang w:val="en-US"/>
        </w:rPr>
        <w:t>)',</w:t>
      </w:r>
    </w:p>
    <w:p w14:paraId="053B507C" w14:textId="77777777" w:rsidR="003916AC" w:rsidRPr="003916AC" w:rsidRDefault="003916AC" w:rsidP="003916AC">
      <w:pPr>
        <w:spacing w:after="0"/>
        <w:ind w:left="-15"/>
        <w:rPr>
          <w:rFonts w:ascii="Courier New" w:hAnsi="Courier New" w:cs="Courier New"/>
          <w:sz w:val="22"/>
          <w:szCs w:val="22"/>
          <w:lang w:val="en-US"/>
        </w:rPr>
      </w:pPr>
      <w:r w:rsidRPr="003916AC">
        <w:rPr>
          <w:rFonts w:ascii="Courier New" w:hAnsi="Courier New" w:cs="Courier New"/>
          <w:sz w:val="22"/>
          <w:szCs w:val="22"/>
          <w:lang w:val="en-US"/>
        </w:rPr>
        <w:t>`</w:t>
      </w:r>
      <w:proofErr w:type="spellStart"/>
      <w:r w:rsidRPr="003916AC">
        <w:rPr>
          <w:rFonts w:ascii="Courier New" w:hAnsi="Courier New" w:cs="Courier New"/>
          <w:sz w:val="22"/>
          <w:szCs w:val="22"/>
          <w:lang w:val="en-US"/>
        </w:rPr>
        <w:t>creator_id</w:t>
      </w:r>
      <w:proofErr w:type="spellEnd"/>
      <w:r w:rsidRPr="003916AC">
        <w:rPr>
          <w:rFonts w:ascii="Courier New" w:hAnsi="Courier New" w:cs="Courier New"/>
          <w:sz w:val="22"/>
          <w:szCs w:val="22"/>
          <w:lang w:val="en-US"/>
        </w:rPr>
        <w:t xml:space="preserve">` BIGINT UNSIGNED NOT NULL COMMENT 'ID </w:t>
      </w:r>
      <w:proofErr w:type="spellStart"/>
      <w:r w:rsidRPr="003916AC">
        <w:rPr>
          <w:rFonts w:ascii="Courier New" w:hAnsi="Courier New" w:cs="Courier New"/>
          <w:sz w:val="22"/>
          <w:szCs w:val="22"/>
          <w:lang w:val="en-US"/>
        </w:rPr>
        <w:t>пользователя</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который</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инициировал</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генерацию</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или</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создал</w:t>
      </w:r>
      <w:proofErr w:type="spellEnd"/>
      <w:r w:rsidRPr="003916AC">
        <w:rPr>
          <w:rFonts w:ascii="Courier New" w:hAnsi="Courier New" w:cs="Courier New"/>
          <w:sz w:val="22"/>
          <w:szCs w:val="22"/>
          <w:lang w:val="en-US"/>
        </w:rPr>
        <w:t xml:space="preserve"> </w:t>
      </w:r>
      <w:proofErr w:type="spellStart"/>
      <w:r w:rsidRPr="003916AC">
        <w:rPr>
          <w:rFonts w:ascii="Courier New" w:hAnsi="Courier New" w:cs="Courier New"/>
          <w:sz w:val="22"/>
          <w:szCs w:val="22"/>
          <w:lang w:val="en-US"/>
        </w:rPr>
        <w:t>вопрос</w:t>
      </w:r>
      <w:proofErr w:type="spellEnd"/>
      <w:r w:rsidRPr="003916AC">
        <w:rPr>
          <w:rFonts w:ascii="Courier New" w:hAnsi="Courier New" w:cs="Courier New"/>
          <w:sz w:val="22"/>
          <w:szCs w:val="22"/>
          <w:lang w:val="en-US"/>
        </w:rPr>
        <w:t>',</w:t>
      </w:r>
    </w:p>
    <w:p w14:paraId="4F8B64A9" w14:textId="77777777" w:rsidR="003916AC" w:rsidRPr="003916AC" w:rsidRDefault="003916AC" w:rsidP="003916AC">
      <w:pPr>
        <w:spacing w:after="0"/>
        <w:ind w:left="-15"/>
        <w:rPr>
          <w:rFonts w:ascii="Courier New" w:hAnsi="Courier New" w:cs="Courier New"/>
          <w:sz w:val="22"/>
          <w:szCs w:val="22"/>
          <w:lang w:val="en-US"/>
        </w:rPr>
      </w:pPr>
      <w:r w:rsidRPr="003916AC">
        <w:rPr>
          <w:rFonts w:ascii="Courier New" w:hAnsi="Courier New" w:cs="Courier New"/>
          <w:sz w:val="22"/>
          <w:szCs w:val="22"/>
          <w:lang w:val="en-US"/>
        </w:rPr>
        <w:t>`</w:t>
      </w:r>
      <w:proofErr w:type="spellStart"/>
      <w:r w:rsidRPr="003916AC">
        <w:rPr>
          <w:rFonts w:ascii="Courier New" w:hAnsi="Courier New" w:cs="Courier New"/>
          <w:sz w:val="22"/>
          <w:szCs w:val="22"/>
          <w:lang w:val="en-US"/>
        </w:rPr>
        <w:t>created_at</w:t>
      </w:r>
      <w:proofErr w:type="spellEnd"/>
      <w:r w:rsidRPr="003916AC">
        <w:rPr>
          <w:rFonts w:ascii="Courier New" w:hAnsi="Courier New" w:cs="Courier New"/>
          <w:sz w:val="22"/>
          <w:szCs w:val="22"/>
          <w:lang w:val="en-US"/>
        </w:rPr>
        <w:t>` TIMESTAMP NOT NULL DEFAULT CURRENT_TIMESTAMP,</w:t>
      </w:r>
    </w:p>
    <w:p w14:paraId="31A18967" w14:textId="77777777" w:rsidR="003916AC" w:rsidRPr="003916AC" w:rsidRDefault="003916AC" w:rsidP="003916AC">
      <w:pPr>
        <w:spacing w:after="0"/>
        <w:ind w:left="-15"/>
        <w:rPr>
          <w:rFonts w:ascii="Courier New" w:hAnsi="Courier New" w:cs="Courier New"/>
          <w:sz w:val="22"/>
          <w:szCs w:val="22"/>
          <w:lang w:val="en-US"/>
        </w:rPr>
      </w:pPr>
      <w:r w:rsidRPr="003916AC">
        <w:rPr>
          <w:rFonts w:ascii="Courier New" w:hAnsi="Courier New" w:cs="Courier New"/>
          <w:sz w:val="22"/>
          <w:szCs w:val="22"/>
          <w:lang w:val="en-US"/>
        </w:rPr>
        <w:t>`</w:t>
      </w:r>
      <w:proofErr w:type="spellStart"/>
      <w:r w:rsidRPr="003916AC">
        <w:rPr>
          <w:rFonts w:ascii="Courier New" w:hAnsi="Courier New" w:cs="Courier New"/>
          <w:sz w:val="22"/>
          <w:szCs w:val="22"/>
          <w:lang w:val="en-US"/>
        </w:rPr>
        <w:t>updated_at</w:t>
      </w:r>
      <w:proofErr w:type="spellEnd"/>
      <w:r w:rsidRPr="003916AC">
        <w:rPr>
          <w:rFonts w:ascii="Courier New" w:hAnsi="Courier New" w:cs="Courier New"/>
          <w:sz w:val="22"/>
          <w:szCs w:val="22"/>
          <w:lang w:val="en-US"/>
        </w:rPr>
        <w:t>` TIMESTAMP NOT NULL DEFAULT CURRENT_TIMESTAMP ON UPDATE CURRENT_TIMESTAMP,</w:t>
      </w:r>
    </w:p>
    <w:p w14:paraId="1D20FE60" w14:textId="77777777" w:rsidR="003916AC" w:rsidRPr="003916AC" w:rsidRDefault="003916AC" w:rsidP="003916AC">
      <w:pPr>
        <w:spacing w:after="0"/>
        <w:ind w:left="-15"/>
        <w:rPr>
          <w:rFonts w:ascii="Courier New" w:hAnsi="Courier New" w:cs="Courier New"/>
          <w:sz w:val="22"/>
          <w:szCs w:val="22"/>
          <w:lang w:val="en-US"/>
        </w:rPr>
      </w:pPr>
      <w:r w:rsidRPr="003916AC">
        <w:rPr>
          <w:rFonts w:ascii="Courier New" w:hAnsi="Courier New" w:cs="Courier New"/>
          <w:sz w:val="22"/>
          <w:szCs w:val="22"/>
          <w:lang w:val="en-US"/>
        </w:rPr>
        <w:t>PRIMARY KEY (`id`),</w:t>
      </w:r>
    </w:p>
    <w:p w14:paraId="15CB6712" w14:textId="77777777" w:rsidR="003916AC" w:rsidRPr="003916AC" w:rsidRDefault="003916AC" w:rsidP="003916AC">
      <w:pPr>
        <w:spacing w:after="0"/>
        <w:ind w:left="-15"/>
        <w:rPr>
          <w:rFonts w:ascii="Courier New" w:hAnsi="Courier New" w:cs="Courier New"/>
          <w:sz w:val="22"/>
          <w:szCs w:val="22"/>
          <w:lang w:val="en-US"/>
        </w:rPr>
      </w:pPr>
      <w:r w:rsidRPr="003916AC">
        <w:rPr>
          <w:rFonts w:ascii="Courier New" w:hAnsi="Courier New" w:cs="Courier New"/>
          <w:sz w:val="22"/>
          <w:szCs w:val="22"/>
          <w:lang w:val="en-US"/>
        </w:rPr>
        <w:t>CONSTRAINT `</w:t>
      </w:r>
      <w:proofErr w:type="spellStart"/>
      <w:r w:rsidRPr="003916AC">
        <w:rPr>
          <w:rFonts w:ascii="Courier New" w:hAnsi="Courier New" w:cs="Courier New"/>
          <w:sz w:val="22"/>
          <w:szCs w:val="22"/>
          <w:lang w:val="en-US"/>
        </w:rPr>
        <w:t>fk_question_document</w:t>
      </w:r>
      <w:proofErr w:type="spellEnd"/>
      <w:r w:rsidRPr="003916AC">
        <w:rPr>
          <w:rFonts w:ascii="Courier New" w:hAnsi="Courier New" w:cs="Courier New"/>
          <w:sz w:val="22"/>
          <w:szCs w:val="22"/>
          <w:lang w:val="en-US"/>
        </w:rPr>
        <w:t>` FOREIGN KEY (`</w:t>
      </w:r>
      <w:proofErr w:type="spellStart"/>
      <w:r w:rsidRPr="003916AC">
        <w:rPr>
          <w:rFonts w:ascii="Courier New" w:hAnsi="Courier New" w:cs="Courier New"/>
          <w:sz w:val="22"/>
          <w:szCs w:val="22"/>
          <w:lang w:val="en-US"/>
        </w:rPr>
        <w:t>source_document_id</w:t>
      </w:r>
      <w:proofErr w:type="spellEnd"/>
      <w:r w:rsidRPr="003916AC">
        <w:rPr>
          <w:rFonts w:ascii="Courier New" w:hAnsi="Courier New" w:cs="Courier New"/>
          <w:sz w:val="22"/>
          <w:szCs w:val="22"/>
          <w:lang w:val="en-US"/>
        </w:rPr>
        <w:t>`) REFERENCES `</w:t>
      </w:r>
      <w:proofErr w:type="spellStart"/>
      <w:r w:rsidRPr="003916AC">
        <w:rPr>
          <w:rFonts w:ascii="Courier New" w:hAnsi="Courier New" w:cs="Courier New"/>
          <w:sz w:val="22"/>
          <w:szCs w:val="22"/>
          <w:lang w:val="en-US"/>
        </w:rPr>
        <w:t>source_documents</w:t>
      </w:r>
      <w:proofErr w:type="spellEnd"/>
      <w:r w:rsidRPr="003916AC">
        <w:rPr>
          <w:rFonts w:ascii="Courier New" w:hAnsi="Courier New" w:cs="Courier New"/>
          <w:sz w:val="22"/>
          <w:szCs w:val="22"/>
          <w:lang w:val="en-US"/>
        </w:rPr>
        <w:t>` (`id`) ON DELETE SET NULL,</w:t>
      </w:r>
    </w:p>
    <w:p w14:paraId="373DC7E0" w14:textId="77777777" w:rsidR="003916AC" w:rsidRPr="003916AC" w:rsidRDefault="003916AC" w:rsidP="003916AC">
      <w:pPr>
        <w:spacing w:after="0"/>
        <w:ind w:left="-15"/>
        <w:rPr>
          <w:rFonts w:ascii="Courier New" w:hAnsi="Courier New" w:cs="Courier New"/>
          <w:sz w:val="22"/>
          <w:szCs w:val="22"/>
          <w:lang w:val="en-US"/>
        </w:rPr>
      </w:pPr>
      <w:r w:rsidRPr="003916AC">
        <w:rPr>
          <w:rFonts w:ascii="Courier New" w:hAnsi="Courier New" w:cs="Courier New"/>
          <w:sz w:val="22"/>
          <w:szCs w:val="22"/>
          <w:lang w:val="en-US"/>
        </w:rPr>
        <w:t>CONSTRAINT `</w:t>
      </w:r>
      <w:proofErr w:type="spellStart"/>
      <w:r w:rsidRPr="003916AC">
        <w:rPr>
          <w:rFonts w:ascii="Courier New" w:hAnsi="Courier New" w:cs="Courier New"/>
          <w:sz w:val="22"/>
          <w:szCs w:val="22"/>
          <w:lang w:val="en-US"/>
        </w:rPr>
        <w:t>fk_question_creator</w:t>
      </w:r>
      <w:proofErr w:type="spellEnd"/>
      <w:r w:rsidRPr="003916AC">
        <w:rPr>
          <w:rFonts w:ascii="Courier New" w:hAnsi="Courier New" w:cs="Courier New"/>
          <w:sz w:val="22"/>
          <w:szCs w:val="22"/>
          <w:lang w:val="en-US"/>
        </w:rPr>
        <w:t>` FOREIGN KEY (`</w:t>
      </w:r>
      <w:proofErr w:type="spellStart"/>
      <w:r w:rsidRPr="003916AC">
        <w:rPr>
          <w:rFonts w:ascii="Courier New" w:hAnsi="Courier New" w:cs="Courier New"/>
          <w:sz w:val="22"/>
          <w:szCs w:val="22"/>
          <w:lang w:val="en-US"/>
        </w:rPr>
        <w:t>creator_id</w:t>
      </w:r>
      <w:proofErr w:type="spellEnd"/>
      <w:r w:rsidRPr="003916AC">
        <w:rPr>
          <w:rFonts w:ascii="Courier New" w:hAnsi="Courier New" w:cs="Courier New"/>
          <w:sz w:val="22"/>
          <w:szCs w:val="22"/>
          <w:lang w:val="en-US"/>
        </w:rPr>
        <w:t>`) REFERENCES `users` (`id`) ON DELETE CASCADE</w:t>
      </w:r>
    </w:p>
    <w:p w14:paraId="5829A7E7" w14:textId="77777777" w:rsidR="003916AC" w:rsidRDefault="003916AC" w:rsidP="003916AC">
      <w:pPr>
        <w:spacing w:after="0"/>
        <w:ind w:left="-15"/>
        <w:rPr>
          <w:rFonts w:ascii="Courier New" w:hAnsi="Courier New" w:cs="Courier New"/>
          <w:sz w:val="22"/>
          <w:szCs w:val="22"/>
        </w:rPr>
      </w:pPr>
      <w:r w:rsidRPr="003916AC">
        <w:rPr>
          <w:rFonts w:ascii="Courier New" w:hAnsi="Courier New" w:cs="Courier New"/>
          <w:sz w:val="22"/>
          <w:szCs w:val="22"/>
        </w:rPr>
        <w:t xml:space="preserve">) </w:t>
      </w:r>
    </w:p>
    <w:p w14:paraId="511B265A" w14:textId="77777777" w:rsidR="003916AC" w:rsidRDefault="003916AC" w:rsidP="003916AC">
      <w:pPr>
        <w:spacing w:after="0"/>
        <w:ind w:left="-15"/>
        <w:rPr>
          <w:rFonts w:ascii="Courier New" w:hAnsi="Courier New" w:cs="Courier New"/>
          <w:sz w:val="22"/>
          <w:szCs w:val="22"/>
        </w:rPr>
      </w:pPr>
      <w:r w:rsidRPr="003916AC">
        <w:rPr>
          <w:rFonts w:ascii="Courier New" w:hAnsi="Courier New" w:cs="Courier New"/>
          <w:sz w:val="22"/>
          <w:szCs w:val="22"/>
          <w:lang w:val="en-US"/>
        </w:rPr>
        <w:t>COMMENT</w:t>
      </w:r>
      <w:r w:rsidRPr="003916AC">
        <w:rPr>
          <w:rFonts w:ascii="Courier New" w:hAnsi="Courier New" w:cs="Courier New"/>
          <w:sz w:val="22"/>
          <w:szCs w:val="22"/>
        </w:rPr>
        <w:t>='Пул вопросов для тестов';</w:t>
      </w:r>
    </w:p>
    <w:p w14:paraId="199B37F2" w14:textId="77777777" w:rsidR="003916AC" w:rsidRDefault="003916AC" w:rsidP="003916AC">
      <w:pPr>
        <w:spacing w:after="0"/>
        <w:ind w:left="-15"/>
        <w:rPr>
          <w:rFonts w:ascii="Courier New" w:hAnsi="Courier New" w:cs="Courier New"/>
          <w:sz w:val="22"/>
          <w:szCs w:val="22"/>
        </w:rPr>
      </w:pPr>
    </w:p>
    <w:p w14:paraId="72BDEBF1" w14:textId="77777777" w:rsidR="00BF5835" w:rsidRPr="005A3106" w:rsidRDefault="003916AC" w:rsidP="003916AC">
      <w:pPr>
        <w:spacing w:after="0"/>
        <w:ind w:left="-15"/>
        <w:rPr>
          <w:rFonts w:ascii="Courier New" w:hAnsi="Courier New" w:cs="Courier New"/>
          <w:sz w:val="22"/>
          <w:szCs w:val="22"/>
        </w:rPr>
      </w:pPr>
      <w:r w:rsidRPr="003916AC">
        <w:rPr>
          <w:szCs w:val="28"/>
        </w:rPr>
        <w:t>В данном примере видно, что для идентификаторов используется тип `BIGINT UNSIGNED` для поддержки большого количества записей. Поля `</w:t>
      </w:r>
      <w:proofErr w:type="spellStart"/>
      <w:r w:rsidRPr="003916AC">
        <w:rPr>
          <w:szCs w:val="28"/>
        </w:rPr>
        <w:t>created_at</w:t>
      </w:r>
      <w:proofErr w:type="spellEnd"/>
      <w:r w:rsidRPr="003916AC">
        <w:rPr>
          <w:szCs w:val="28"/>
        </w:rPr>
        <w:t>` и `</w:t>
      </w:r>
      <w:proofErr w:type="spellStart"/>
      <w:r w:rsidRPr="003916AC">
        <w:rPr>
          <w:szCs w:val="28"/>
        </w:rPr>
        <w:t>updated_at</w:t>
      </w:r>
      <w:proofErr w:type="spellEnd"/>
      <w:r w:rsidRPr="003916AC">
        <w:rPr>
          <w:szCs w:val="28"/>
        </w:rPr>
        <w:t>` автоматически отслеживают время создания и последнего изменения записи. Связи с таблицами `</w:t>
      </w:r>
      <w:proofErr w:type="spellStart"/>
      <w:r w:rsidRPr="003916AC">
        <w:rPr>
          <w:szCs w:val="28"/>
        </w:rPr>
        <w:t>source_documents</w:t>
      </w:r>
      <w:proofErr w:type="spellEnd"/>
      <w:r w:rsidRPr="003916AC">
        <w:rPr>
          <w:szCs w:val="28"/>
        </w:rPr>
        <w:t>` и `</w:t>
      </w:r>
      <w:proofErr w:type="spellStart"/>
      <w:r w:rsidRPr="003916AC">
        <w:rPr>
          <w:szCs w:val="28"/>
        </w:rPr>
        <w:t>users</w:t>
      </w:r>
      <w:proofErr w:type="spellEnd"/>
      <w:r w:rsidRPr="003916AC">
        <w:rPr>
          <w:szCs w:val="28"/>
        </w:rPr>
        <w:t>` установлены через внешние ключи с определением соответствующего поведения: при удалении документа ссылка на него в вопросе станет `NULL`, а при удалении пользователя будут удалены и все созданные им вопросы.</w:t>
      </w:r>
    </w:p>
    <w:p w14:paraId="7B11831E" w14:textId="77777777" w:rsidR="006C121A" w:rsidRDefault="00BF5835" w:rsidP="00BF5835">
      <w:pPr>
        <w:spacing w:after="0"/>
        <w:ind w:left="-15"/>
      </w:pPr>
      <w:r>
        <w:t xml:space="preserve">Для всех таблиц реализованы связи по ключевым полям, что обеспечивает структурную целостность данных и предотвращает появление «осиротевших» записей. </w:t>
      </w:r>
    </w:p>
    <w:p w14:paraId="69E01ECA" w14:textId="77777777" w:rsidR="006C121A" w:rsidRPr="003916AC" w:rsidRDefault="00000000" w:rsidP="00BF5835">
      <w:pPr>
        <w:spacing w:after="0" w:line="259" w:lineRule="auto"/>
        <w:ind w:left="0" w:firstLine="0"/>
        <w:jc w:val="left"/>
      </w:pPr>
      <w:r>
        <w:t xml:space="preserve"> </w:t>
      </w:r>
      <w:r>
        <w:tab/>
        <w:t xml:space="preserve"> </w:t>
      </w:r>
    </w:p>
    <w:p w14:paraId="560A2630" w14:textId="77777777" w:rsidR="005247F3" w:rsidRDefault="005247F3" w:rsidP="005247F3"/>
    <w:p w14:paraId="551ABB85" w14:textId="6A8707B7" w:rsidR="005247F3" w:rsidRPr="00380235" w:rsidRDefault="00380235" w:rsidP="00380235">
      <w:pPr>
        <w:pStyle w:val="2"/>
        <w:numPr>
          <w:ilvl w:val="0"/>
          <w:numId w:val="0"/>
        </w:numPr>
        <w:spacing w:line="240" w:lineRule="auto"/>
        <w:ind w:right="0" w:firstLine="709"/>
        <w:rPr>
          <w:ins w:id="26" w:author="Nikita" w:date="2025-11-22T04:53:00Z" w16du:dateUtc="2025-11-22T01:53:00Z"/>
          <w:bCs/>
          <w:lang w:val="ru-RU"/>
        </w:rPr>
      </w:pPr>
      <w:r w:rsidRPr="00380235">
        <w:rPr>
          <w:bCs/>
          <w:lang w:val="ru-RU"/>
        </w:rPr>
        <w:lastRenderedPageBreak/>
        <w:t>4.3 Триггеры и хранимые процедуры</w:t>
      </w:r>
    </w:p>
    <w:p w14:paraId="7D98B6ED" w14:textId="77777777" w:rsidR="005247F3" w:rsidRPr="005247F3" w:rsidRDefault="005247F3" w:rsidP="00380235">
      <w:pPr>
        <w:spacing w:after="0" w:line="240" w:lineRule="auto"/>
        <w:ind w:left="0" w:firstLine="709"/>
        <w:rPr>
          <w:lang w:eastAsia="en-US" w:bidi="ar-SA"/>
        </w:rPr>
      </w:pPr>
    </w:p>
    <w:p w14:paraId="66AEAB97" w14:textId="77777777" w:rsidR="003777FF" w:rsidRDefault="003777FF" w:rsidP="00380235">
      <w:pPr>
        <w:spacing w:after="0" w:line="240" w:lineRule="auto"/>
        <w:ind w:left="0" w:firstLine="709"/>
        <w:rPr>
          <w:lang w:eastAsia="en-US"/>
        </w:rPr>
      </w:pPr>
      <w:r w:rsidRPr="003777FF">
        <w:rPr>
          <w:lang w:eastAsia="en-US"/>
        </w:rPr>
        <w:t>Для автоматизации работы с временными метками и предотвращения дублирования данных были реализованы триггеры и хранимые процедуры.</w:t>
      </w:r>
    </w:p>
    <w:p w14:paraId="55F9A5AF" w14:textId="77777777" w:rsidR="003777FF" w:rsidRDefault="003777FF" w:rsidP="00380235">
      <w:pPr>
        <w:spacing w:after="0" w:line="240" w:lineRule="auto"/>
        <w:ind w:left="0" w:firstLine="709"/>
        <w:rPr>
          <w:lang w:eastAsia="en-US"/>
        </w:rPr>
      </w:pPr>
      <w:r w:rsidRPr="003777FF">
        <w:rPr>
          <w:lang w:eastAsia="en-US"/>
        </w:rPr>
        <w:t xml:space="preserve">Триггеры позволяют автоматически обновлять поля </w:t>
      </w:r>
      <w:proofErr w:type="spellStart"/>
      <w:r w:rsidRPr="003777FF">
        <w:rPr>
          <w:lang w:eastAsia="en-US"/>
        </w:rPr>
        <w:t>created_at</w:t>
      </w:r>
      <w:proofErr w:type="spellEnd"/>
      <w:r w:rsidRPr="003777FF">
        <w:rPr>
          <w:lang w:eastAsia="en-US"/>
        </w:rPr>
        <w:t xml:space="preserve"> (дата создания) и </w:t>
      </w:r>
      <w:proofErr w:type="spellStart"/>
      <w:r w:rsidRPr="003777FF">
        <w:rPr>
          <w:lang w:eastAsia="en-US"/>
        </w:rPr>
        <w:t>updated_at</w:t>
      </w:r>
      <w:proofErr w:type="spellEnd"/>
      <w:r w:rsidRPr="003777FF">
        <w:rPr>
          <w:lang w:eastAsia="en-US"/>
        </w:rPr>
        <w:t xml:space="preserve"> (дата последнего изменения) при добавлении или изменении записей. Это исключает необходимость ручного заполнения этих полей в каждом запросе.</w:t>
      </w:r>
    </w:p>
    <w:p w14:paraId="6555FEA4" w14:textId="77777777" w:rsidR="003777FF" w:rsidRPr="00380235" w:rsidRDefault="003777FF" w:rsidP="00380235">
      <w:pPr>
        <w:spacing w:after="0" w:line="240" w:lineRule="auto"/>
        <w:ind w:left="0" w:firstLine="709"/>
        <w:rPr>
          <w:lang w:eastAsia="en-US"/>
        </w:rPr>
      </w:pPr>
      <w:r>
        <w:rPr>
          <w:lang w:eastAsia="en-US"/>
        </w:rPr>
        <w:t xml:space="preserve">Пример триггера для таблицы </w:t>
      </w:r>
      <w:r>
        <w:rPr>
          <w:lang w:val="en-US" w:eastAsia="en-US"/>
        </w:rPr>
        <w:t>questions</w:t>
      </w:r>
      <w:r w:rsidRPr="003777FF">
        <w:rPr>
          <w:lang w:eastAsia="en-US"/>
        </w:rPr>
        <w:t>:</w:t>
      </w:r>
    </w:p>
    <w:p w14:paraId="2F16D224" w14:textId="77777777" w:rsidR="003777FF" w:rsidRPr="003777FF" w:rsidRDefault="003777FF" w:rsidP="00380235">
      <w:pPr>
        <w:spacing w:after="0" w:line="240" w:lineRule="auto"/>
        <w:ind w:left="0" w:firstLine="709"/>
        <w:rPr>
          <w:rFonts w:ascii="Courier New" w:hAnsi="Courier New" w:cs="Courier New"/>
          <w:sz w:val="20"/>
          <w:szCs w:val="20"/>
          <w:lang w:val="en-US" w:eastAsia="en-US"/>
        </w:rPr>
      </w:pPr>
      <w:r w:rsidRPr="003777FF">
        <w:rPr>
          <w:rFonts w:ascii="Courier New" w:hAnsi="Courier New" w:cs="Courier New"/>
          <w:sz w:val="20"/>
          <w:szCs w:val="20"/>
          <w:lang w:val="en-US" w:eastAsia="en-US"/>
        </w:rPr>
        <w:t>DELIMITER //</w:t>
      </w:r>
    </w:p>
    <w:p w14:paraId="19886C86" w14:textId="77777777" w:rsidR="003777FF" w:rsidRPr="003777FF" w:rsidRDefault="003777FF" w:rsidP="00380235">
      <w:pPr>
        <w:spacing w:after="0" w:line="240" w:lineRule="auto"/>
        <w:ind w:left="0" w:firstLine="709"/>
        <w:rPr>
          <w:rFonts w:ascii="Courier New" w:hAnsi="Courier New" w:cs="Courier New"/>
          <w:sz w:val="20"/>
          <w:szCs w:val="20"/>
          <w:lang w:val="en-US" w:eastAsia="en-US"/>
        </w:rPr>
      </w:pPr>
      <w:r w:rsidRPr="003777FF">
        <w:rPr>
          <w:rFonts w:ascii="Courier New" w:hAnsi="Courier New" w:cs="Courier New"/>
          <w:sz w:val="20"/>
          <w:szCs w:val="20"/>
          <w:lang w:val="en-US" w:eastAsia="en-US"/>
        </w:rPr>
        <w:t xml:space="preserve">CREATE TRIGGER </w:t>
      </w:r>
      <w:proofErr w:type="spellStart"/>
      <w:r w:rsidRPr="003777FF">
        <w:rPr>
          <w:rFonts w:ascii="Courier New" w:hAnsi="Courier New" w:cs="Courier New"/>
          <w:sz w:val="20"/>
          <w:szCs w:val="20"/>
          <w:lang w:val="en-US" w:eastAsia="en-US"/>
        </w:rPr>
        <w:t>before_question_insert</w:t>
      </w:r>
      <w:proofErr w:type="spellEnd"/>
    </w:p>
    <w:p w14:paraId="21B8020F" w14:textId="77777777" w:rsidR="003777FF" w:rsidRPr="003777FF" w:rsidRDefault="003777FF" w:rsidP="00380235">
      <w:pPr>
        <w:spacing w:after="0" w:line="240" w:lineRule="auto"/>
        <w:ind w:left="0" w:firstLine="709"/>
        <w:rPr>
          <w:rFonts w:ascii="Courier New" w:hAnsi="Courier New" w:cs="Courier New"/>
          <w:sz w:val="20"/>
          <w:szCs w:val="20"/>
          <w:lang w:val="en-US" w:eastAsia="en-US"/>
        </w:rPr>
      </w:pPr>
      <w:r w:rsidRPr="003777FF">
        <w:rPr>
          <w:rFonts w:ascii="Courier New" w:hAnsi="Courier New" w:cs="Courier New"/>
          <w:sz w:val="20"/>
          <w:szCs w:val="20"/>
          <w:lang w:val="en-US" w:eastAsia="en-US"/>
        </w:rPr>
        <w:t>BEFORE INSERT ON questions</w:t>
      </w:r>
    </w:p>
    <w:p w14:paraId="2B33C7D3" w14:textId="77777777" w:rsidR="003777FF" w:rsidRPr="003777FF" w:rsidRDefault="003777FF" w:rsidP="00380235">
      <w:pPr>
        <w:spacing w:after="0" w:line="240" w:lineRule="auto"/>
        <w:ind w:left="0" w:firstLine="709"/>
        <w:rPr>
          <w:rFonts w:ascii="Courier New" w:hAnsi="Courier New" w:cs="Courier New"/>
          <w:sz w:val="20"/>
          <w:szCs w:val="20"/>
          <w:lang w:val="en-US" w:eastAsia="en-US"/>
        </w:rPr>
      </w:pPr>
      <w:r w:rsidRPr="003777FF">
        <w:rPr>
          <w:rFonts w:ascii="Courier New" w:hAnsi="Courier New" w:cs="Courier New"/>
          <w:sz w:val="20"/>
          <w:szCs w:val="20"/>
          <w:lang w:val="en-US" w:eastAsia="en-US"/>
        </w:rPr>
        <w:t>FOR EACH ROW</w:t>
      </w:r>
    </w:p>
    <w:p w14:paraId="7C85C357" w14:textId="77777777" w:rsidR="003777FF" w:rsidRPr="003777FF" w:rsidRDefault="003777FF" w:rsidP="00380235">
      <w:pPr>
        <w:spacing w:after="0" w:line="240" w:lineRule="auto"/>
        <w:ind w:left="0" w:firstLine="709"/>
        <w:rPr>
          <w:rFonts w:ascii="Courier New" w:hAnsi="Courier New" w:cs="Courier New"/>
          <w:sz w:val="20"/>
          <w:szCs w:val="20"/>
          <w:lang w:val="en-US" w:eastAsia="en-US"/>
        </w:rPr>
      </w:pPr>
      <w:r w:rsidRPr="003777FF">
        <w:rPr>
          <w:rFonts w:ascii="Courier New" w:hAnsi="Courier New" w:cs="Courier New"/>
          <w:sz w:val="20"/>
          <w:szCs w:val="20"/>
          <w:lang w:val="en-US" w:eastAsia="en-US"/>
        </w:rPr>
        <w:t>BEGIN</w:t>
      </w:r>
    </w:p>
    <w:p w14:paraId="32A3CAB4" w14:textId="77777777" w:rsidR="003777FF" w:rsidRPr="003777FF" w:rsidRDefault="003777FF" w:rsidP="00380235">
      <w:pPr>
        <w:spacing w:after="0" w:line="240" w:lineRule="auto"/>
        <w:ind w:left="0" w:firstLine="709"/>
        <w:rPr>
          <w:rFonts w:ascii="Courier New" w:hAnsi="Courier New" w:cs="Courier New"/>
          <w:sz w:val="20"/>
          <w:szCs w:val="20"/>
          <w:lang w:val="en-US" w:eastAsia="en-US"/>
        </w:rPr>
      </w:pPr>
      <w:r w:rsidRPr="003777FF">
        <w:rPr>
          <w:rFonts w:ascii="Courier New" w:hAnsi="Courier New" w:cs="Courier New"/>
          <w:sz w:val="20"/>
          <w:szCs w:val="20"/>
          <w:lang w:val="en-US" w:eastAsia="en-US"/>
        </w:rPr>
        <w:t xml:space="preserve">    SET </w:t>
      </w:r>
      <w:proofErr w:type="spellStart"/>
      <w:r w:rsidRPr="003777FF">
        <w:rPr>
          <w:rFonts w:ascii="Courier New" w:hAnsi="Courier New" w:cs="Courier New"/>
          <w:sz w:val="20"/>
          <w:szCs w:val="20"/>
          <w:lang w:val="en-US" w:eastAsia="en-US"/>
        </w:rPr>
        <w:t>NEW.created_at</w:t>
      </w:r>
      <w:proofErr w:type="spellEnd"/>
      <w:r w:rsidRPr="003777FF">
        <w:rPr>
          <w:rFonts w:ascii="Courier New" w:hAnsi="Courier New" w:cs="Courier New"/>
          <w:sz w:val="20"/>
          <w:szCs w:val="20"/>
          <w:lang w:val="en-US" w:eastAsia="en-US"/>
        </w:rPr>
        <w:t xml:space="preserve"> = </w:t>
      </w:r>
      <w:proofErr w:type="gramStart"/>
      <w:r w:rsidRPr="003777FF">
        <w:rPr>
          <w:rFonts w:ascii="Courier New" w:hAnsi="Courier New" w:cs="Courier New"/>
          <w:sz w:val="20"/>
          <w:szCs w:val="20"/>
          <w:lang w:val="en-US" w:eastAsia="en-US"/>
        </w:rPr>
        <w:t>NOW(</w:t>
      </w:r>
      <w:proofErr w:type="gramEnd"/>
      <w:r w:rsidRPr="003777FF">
        <w:rPr>
          <w:rFonts w:ascii="Courier New" w:hAnsi="Courier New" w:cs="Courier New"/>
          <w:sz w:val="20"/>
          <w:szCs w:val="20"/>
          <w:lang w:val="en-US" w:eastAsia="en-US"/>
        </w:rPr>
        <w:t>);</w:t>
      </w:r>
    </w:p>
    <w:p w14:paraId="50A43D06" w14:textId="77777777" w:rsidR="003777FF" w:rsidRPr="003777FF" w:rsidRDefault="003777FF" w:rsidP="00380235">
      <w:pPr>
        <w:spacing w:after="0" w:line="240" w:lineRule="auto"/>
        <w:ind w:left="0" w:firstLine="709"/>
        <w:rPr>
          <w:rFonts w:ascii="Courier New" w:hAnsi="Courier New" w:cs="Courier New"/>
          <w:sz w:val="20"/>
          <w:szCs w:val="20"/>
          <w:lang w:val="en-US" w:eastAsia="en-US"/>
        </w:rPr>
      </w:pPr>
      <w:r w:rsidRPr="003777FF">
        <w:rPr>
          <w:rFonts w:ascii="Courier New" w:hAnsi="Courier New" w:cs="Courier New"/>
          <w:sz w:val="20"/>
          <w:szCs w:val="20"/>
          <w:lang w:val="en-US" w:eastAsia="en-US"/>
        </w:rPr>
        <w:t xml:space="preserve">    SET </w:t>
      </w:r>
      <w:proofErr w:type="spellStart"/>
      <w:r w:rsidRPr="003777FF">
        <w:rPr>
          <w:rFonts w:ascii="Courier New" w:hAnsi="Courier New" w:cs="Courier New"/>
          <w:sz w:val="20"/>
          <w:szCs w:val="20"/>
          <w:lang w:val="en-US" w:eastAsia="en-US"/>
        </w:rPr>
        <w:t>NEW.updated_at</w:t>
      </w:r>
      <w:proofErr w:type="spellEnd"/>
      <w:r w:rsidRPr="003777FF">
        <w:rPr>
          <w:rFonts w:ascii="Courier New" w:hAnsi="Courier New" w:cs="Courier New"/>
          <w:sz w:val="20"/>
          <w:szCs w:val="20"/>
          <w:lang w:val="en-US" w:eastAsia="en-US"/>
        </w:rPr>
        <w:t xml:space="preserve"> = </w:t>
      </w:r>
      <w:proofErr w:type="gramStart"/>
      <w:r w:rsidRPr="003777FF">
        <w:rPr>
          <w:rFonts w:ascii="Courier New" w:hAnsi="Courier New" w:cs="Courier New"/>
          <w:sz w:val="20"/>
          <w:szCs w:val="20"/>
          <w:lang w:val="en-US" w:eastAsia="en-US"/>
        </w:rPr>
        <w:t>NOW(</w:t>
      </w:r>
      <w:proofErr w:type="gramEnd"/>
      <w:r w:rsidRPr="003777FF">
        <w:rPr>
          <w:rFonts w:ascii="Courier New" w:hAnsi="Courier New" w:cs="Courier New"/>
          <w:sz w:val="20"/>
          <w:szCs w:val="20"/>
          <w:lang w:val="en-US" w:eastAsia="en-US"/>
        </w:rPr>
        <w:t>);</w:t>
      </w:r>
    </w:p>
    <w:p w14:paraId="47C5DCA8" w14:textId="77777777" w:rsidR="003777FF" w:rsidRPr="003777FF" w:rsidRDefault="003777FF" w:rsidP="00380235">
      <w:pPr>
        <w:spacing w:after="0" w:line="240" w:lineRule="auto"/>
        <w:ind w:left="0" w:firstLine="709"/>
        <w:rPr>
          <w:rFonts w:ascii="Courier New" w:hAnsi="Courier New" w:cs="Courier New"/>
          <w:sz w:val="20"/>
          <w:szCs w:val="20"/>
          <w:lang w:val="en-US" w:eastAsia="en-US"/>
        </w:rPr>
      </w:pPr>
      <w:r w:rsidRPr="003777FF">
        <w:rPr>
          <w:rFonts w:ascii="Courier New" w:hAnsi="Courier New" w:cs="Courier New"/>
          <w:sz w:val="20"/>
          <w:szCs w:val="20"/>
          <w:lang w:val="en-US" w:eastAsia="en-US"/>
        </w:rPr>
        <w:t>END//</w:t>
      </w:r>
    </w:p>
    <w:p w14:paraId="0CAEEBD5" w14:textId="77777777" w:rsidR="003777FF" w:rsidRPr="003777FF" w:rsidRDefault="003777FF" w:rsidP="00380235">
      <w:pPr>
        <w:spacing w:after="0" w:line="240" w:lineRule="auto"/>
        <w:ind w:left="0" w:firstLine="709"/>
        <w:rPr>
          <w:rFonts w:ascii="Courier New" w:hAnsi="Courier New" w:cs="Courier New"/>
          <w:sz w:val="20"/>
          <w:szCs w:val="20"/>
          <w:lang w:val="en-US" w:eastAsia="en-US"/>
        </w:rPr>
      </w:pPr>
      <w:proofErr w:type="gramStart"/>
      <w:r w:rsidRPr="003777FF">
        <w:rPr>
          <w:rFonts w:ascii="Courier New" w:hAnsi="Courier New" w:cs="Courier New"/>
          <w:sz w:val="20"/>
          <w:szCs w:val="20"/>
          <w:lang w:val="en-US" w:eastAsia="en-US"/>
        </w:rPr>
        <w:t>DELIMITER ;</w:t>
      </w:r>
      <w:proofErr w:type="gramEnd"/>
    </w:p>
    <w:p w14:paraId="2D99F2D7" w14:textId="77777777" w:rsidR="003777FF" w:rsidRPr="003777FF" w:rsidRDefault="003777FF" w:rsidP="00380235">
      <w:pPr>
        <w:spacing w:after="0" w:line="240" w:lineRule="auto"/>
        <w:ind w:left="0" w:firstLine="709"/>
        <w:rPr>
          <w:rFonts w:ascii="Courier New" w:hAnsi="Courier New" w:cs="Courier New"/>
          <w:sz w:val="20"/>
          <w:szCs w:val="20"/>
          <w:lang w:val="en-US" w:eastAsia="en-US"/>
        </w:rPr>
      </w:pPr>
    </w:p>
    <w:p w14:paraId="0605FF3F" w14:textId="77777777" w:rsidR="003777FF" w:rsidRPr="003777FF" w:rsidRDefault="003777FF" w:rsidP="00380235">
      <w:pPr>
        <w:spacing w:after="0" w:line="240" w:lineRule="auto"/>
        <w:ind w:left="0" w:firstLine="709"/>
        <w:rPr>
          <w:rFonts w:ascii="Courier New" w:hAnsi="Courier New" w:cs="Courier New"/>
          <w:sz w:val="20"/>
          <w:szCs w:val="20"/>
          <w:lang w:val="en-US" w:eastAsia="en-US"/>
        </w:rPr>
      </w:pPr>
      <w:r w:rsidRPr="003777FF">
        <w:rPr>
          <w:rFonts w:ascii="Courier New" w:hAnsi="Courier New" w:cs="Courier New"/>
          <w:sz w:val="20"/>
          <w:szCs w:val="20"/>
          <w:lang w:val="en-US" w:eastAsia="en-US"/>
        </w:rPr>
        <w:t>DELIMITER //</w:t>
      </w:r>
    </w:p>
    <w:p w14:paraId="2F1DBEE6" w14:textId="77777777" w:rsidR="003777FF" w:rsidRPr="003777FF" w:rsidRDefault="003777FF" w:rsidP="00380235">
      <w:pPr>
        <w:spacing w:after="0" w:line="240" w:lineRule="auto"/>
        <w:ind w:left="0" w:firstLine="709"/>
        <w:rPr>
          <w:rFonts w:ascii="Courier New" w:hAnsi="Courier New" w:cs="Courier New"/>
          <w:sz w:val="20"/>
          <w:szCs w:val="20"/>
          <w:lang w:val="en-US" w:eastAsia="en-US"/>
        </w:rPr>
      </w:pPr>
      <w:r w:rsidRPr="003777FF">
        <w:rPr>
          <w:rFonts w:ascii="Courier New" w:hAnsi="Courier New" w:cs="Courier New"/>
          <w:sz w:val="20"/>
          <w:szCs w:val="20"/>
          <w:lang w:val="en-US" w:eastAsia="en-US"/>
        </w:rPr>
        <w:t xml:space="preserve">CREATE TRIGGER </w:t>
      </w:r>
      <w:proofErr w:type="spellStart"/>
      <w:r w:rsidRPr="003777FF">
        <w:rPr>
          <w:rFonts w:ascii="Courier New" w:hAnsi="Courier New" w:cs="Courier New"/>
          <w:sz w:val="20"/>
          <w:szCs w:val="20"/>
          <w:lang w:val="en-US" w:eastAsia="en-US"/>
        </w:rPr>
        <w:t>before_question_update</w:t>
      </w:r>
      <w:proofErr w:type="spellEnd"/>
    </w:p>
    <w:p w14:paraId="23313B13" w14:textId="77777777" w:rsidR="003777FF" w:rsidRPr="003777FF" w:rsidRDefault="003777FF" w:rsidP="00380235">
      <w:pPr>
        <w:spacing w:after="0" w:line="240" w:lineRule="auto"/>
        <w:ind w:left="0" w:firstLine="709"/>
        <w:rPr>
          <w:rFonts w:ascii="Courier New" w:hAnsi="Courier New" w:cs="Courier New"/>
          <w:sz w:val="20"/>
          <w:szCs w:val="20"/>
          <w:lang w:val="en-US" w:eastAsia="en-US"/>
        </w:rPr>
      </w:pPr>
      <w:r w:rsidRPr="003777FF">
        <w:rPr>
          <w:rFonts w:ascii="Courier New" w:hAnsi="Courier New" w:cs="Courier New"/>
          <w:sz w:val="20"/>
          <w:szCs w:val="20"/>
          <w:lang w:val="en-US" w:eastAsia="en-US"/>
        </w:rPr>
        <w:t>BEFORE UPDATE ON questions</w:t>
      </w:r>
    </w:p>
    <w:p w14:paraId="32B40040" w14:textId="77777777" w:rsidR="003777FF" w:rsidRPr="003777FF" w:rsidRDefault="003777FF" w:rsidP="00380235">
      <w:pPr>
        <w:spacing w:after="0" w:line="240" w:lineRule="auto"/>
        <w:ind w:left="0" w:firstLine="709"/>
        <w:rPr>
          <w:rFonts w:ascii="Courier New" w:hAnsi="Courier New" w:cs="Courier New"/>
          <w:sz w:val="20"/>
          <w:szCs w:val="20"/>
          <w:lang w:val="en-US" w:eastAsia="en-US"/>
        </w:rPr>
      </w:pPr>
      <w:r w:rsidRPr="003777FF">
        <w:rPr>
          <w:rFonts w:ascii="Courier New" w:hAnsi="Courier New" w:cs="Courier New"/>
          <w:sz w:val="20"/>
          <w:szCs w:val="20"/>
          <w:lang w:val="en-US" w:eastAsia="en-US"/>
        </w:rPr>
        <w:t>FOR EACH ROW</w:t>
      </w:r>
    </w:p>
    <w:p w14:paraId="3E7A6181" w14:textId="77777777" w:rsidR="003777FF" w:rsidRPr="003777FF" w:rsidRDefault="003777FF" w:rsidP="00380235">
      <w:pPr>
        <w:spacing w:after="0" w:line="240" w:lineRule="auto"/>
        <w:ind w:left="0" w:firstLine="709"/>
        <w:rPr>
          <w:rFonts w:ascii="Courier New" w:hAnsi="Courier New" w:cs="Courier New"/>
          <w:sz w:val="20"/>
          <w:szCs w:val="20"/>
          <w:lang w:val="en-US" w:eastAsia="en-US"/>
        </w:rPr>
      </w:pPr>
      <w:r w:rsidRPr="003777FF">
        <w:rPr>
          <w:rFonts w:ascii="Courier New" w:hAnsi="Courier New" w:cs="Courier New"/>
          <w:sz w:val="20"/>
          <w:szCs w:val="20"/>
          <w:lang w:val="en-US" w:eastAsia="en-US"/>
        </w:rPr>
        <w:t>BEGIN</w:t>
      </w:r>
    </w:p>
    <w:p w14:paraId="77FB6BED" w14:textId="77777777" w:rsidR="003777FF" w:rsidRPr="003777FF" w:rsidRDefault="003777FF" w:rsidP="00380235">
      <w:pPr>
        <w:spacing w:after="0" w:line="240" w:lineRule="auto"/>
        <w:ind w:left="0" w:firstLine="709"/>
        <w:rPr>
          <w:rFonts w:ascii="Courier New" w:hAnsi="Courier New" w:cs="Courier New"/>
          <w:sz w:val="20"/>
          <w:szCs w:val="20"/>
          <w:lang w:val="en-US" w:eastAsia="en-US"/>
        </w:rPr>
      </w:pPr>
      <w:r w:rsidRPr="003777FF">
        <w:rPr>
          <w:rFonts w:ascii="Courier New" w:hAnsi="Courier New" w:cs="Courier New"/>
          <w:sz w:val="20"/>
          <w:szCs w:val="20"/>
          <w:lang w:val="en-US" w:eastAsia="en-US"/>
        </w:rPr>
        <w:t xml:space="preserve">    SET </w:t>
      </w:r>
      <w:proofErr w:type="spellStart"/>
      <w:r w:rsidRPr="003777FF">
        <w:rPr>
          <w:rFonts w:ascii="Courier New" w:hAnsi="Courier New" w:cs="Courier New"/>
          <w:sz w:val="20"/>
          <w:szCs w:val="20"/>
          <w:lang w:val="en-US" w:eastAsia="en-US"/>
        </w:rPr>
        <w:t>NEW.updated_at</w:t>
      </w:r>
      <w:proofErr w:type="spellEnd"/>
      <w:r w:rsidRPr="003777FF">
        <w:rPr>
          <w:rFonts w:ascii="Courier New" w:hAnsi="Courier New" w:cs="Courier New"/>
          <w:sz w:val="20"/>
          <w:szCs w:val="20"/>
          <w:lang w:val="en-US" w:eastAsia="en-US"/>
        </w:rPr>
        <w:t xml:space="preserve"> = </w:t>
      </w:r>
      <w:proofErr w:type="gramStart"/>
      <w:r w:rsidRPr="003777FF">
        <w:rPr>
          <w:rFonts w:ascii="Courier New" w:hAnsi="Courier New" w:cs="Courier New"/>
          <w:sz w:val="20"/>
          <w:szCs w:val="20"/>
          <w:lang w:val="en-US" w:eastAsia="en-US"/>
        </w:rPr>
        <w:t>NOW(</w:t>
      </w:r>
      <w:proofErr w:type="gramEnd"/>
      <w:r w:rsidRPr="003777FF">
        <w:rPr>
          <w:rFonts w:ascii="Courier New" w:hAnsi="Courier New" w:cs="Courier New"/>
          <w:sz w:val="20"/>
          <w:szCs w:val="20"/>
          <w:lang w:val="en-US" w:eastAsia="en-US"/>
        </w:rPr>
        <w:t>);</w:t>
      </w:r>
    </w:p>
    <w:p w14:paraId="036849AE" w14:textId="77777777" w:rsidR="003777FF" w:rsidRPr="003777FF" w:rsidRDefault="003777FF" w:rsidP="00380235">
      <w:pPr>
        <w:spacing w:after="0" w:line="240" w:lineRule="auto"/>
        <w:ind w:left="0" w:firstLine="709"/>
        <w:rPr>
          <w:rFonts w:ascii="Courier New" w:hAnsi="Courier New" w:cs="Courier New"/>
          <w:sz w:val="20"/>
          <w:szCs w:val="20"/>
          <w:lang w:val="en-US" w:eastAsia="en-US"/>
        </w:rPr>
      </w:pPr>
      <w:r w:rsidRPr="003777FF">
        <w:rPr>
          <w:rFonts w:ascii="Courier New" w:hAnsi="Courier New" w:cs="Courier New"/>
          <w:sz w:val="20"/>
          <w:szCs w:val="20"/>
          <w:lang w:val="en-US" w:eastAsia="en-US"/>
        </w:rPr>
        <w:t>END//</w:t>
      </w:r>
    </w:p>
    <w:p w14:paraId="52DF3EF3" w14:textId="77777777" w:rsidR="003777FF" w:rsidRPr="00380235" w:rsidRDefault="003777FF" w:rsidP="00380235">
      <w:pPr>
        <w:spacing w:after="0" w:line="240" w:lineRule="auto"/>
        <w:ind w:left="0" w:firstLine="709"/>
        <w:rPr>
          <w:rFonts w:ascii="Courier New" w:hAnsi="Courier New" w:cs="Courier New"/>
          <w:sz w:val="20"/>
          <w:szCs w:val="20"/>
          <w:lang w:eastAsia="en-US"/>
        </w:rPr>
      </w:pPr>
      <w:proofErr w:type="gramStart"/>
      <w:r w:rsidRPr="003777FF">
        <w:rPr>
          <w:rFonts w:ascii="Courier New" w:hAnsi="Courier New" w:cs="Courier New"/>
          <w:sz w:val="20"/>
          <w:szCs w:val="20"/>
          <w:lang w:val="en-US" w:eastAsia="en-US"/>
        </w:rPr>
        <w:t>DELIMITER</w:t>
      </w:r>
      <w:r w:rsidRPr="00380235">
        <w:rPr>
          <w:rFonts w:ascii="Courier New" w:hAnsi="Courier New" w:cs="Courier New"/>
          <w:sz w:val="20"/>
          <w:szCs w:val="20"/>
          <w:lang w:eastAsia="en-US"/>
        </w:rPr>
        <w:t xml:space="preserve"> ;</w:t>
      </w:r>
      <w:proofErr w:type="gramEnd"/>
    </w:p>
    <w:p w14:paraId="6F9598A5" w14:textId="77777777" w:rsidR="00854476" w:rsidRDefault="00854476" w:rsidP="00380235">
      <w:pPr>
        <w:spacing w:after="0" w:line="240" w:lineRule="auto"/>
        <w:ind w:left="0" w:firstLine="0"/>
      </w:pPr>
    </w:p>
    <w:p w14:paraId="590DF391" w14:textId="77777777" w:rsidR="00854476" w:rsidRPr="00380235" w:rsidRDefault="00000000" w:rsidP="00380235">
      <w:pPr>
        <w:pStyle w:val="2"/>
        <w:numPr>
          <w:ilvl w:val="0"/>
          <w:numId w:val="0"/>
        </w:numPr>
        <w:spacing w:line="240" w:lineRule="auto"/>
        <w:ind w:right="0" w:firstLine="709"/>
        <w:rPr>
          <w:bCs/>
          <w:lang w:val="ru-RU"/>
        </w:rPr>
      </w:pPr>
      <w:r w:rsidRPr="00380235">
        <w:rPr>
          <w:bCs/>
          <w:lang w:val="ru-RU"/>
        </w:rPr>
        <w:t>4.3.1 Система аудита (логирование через триггеры)</w:t>
      </w:r>
    </w:p>
    <w:p w14:paraId="0745E4CF" w14:textId="77777777" w:rsidR="00854476" w:rsidRDefault="00854476" w:rsidP="00380235">
      <w:pPr>
        <w:spacing w:after="0" w:line="240" w:lineRule="auto"/>
        <w:ind w:left="0" w:firstLine="709"/>
      </w:pPr>
    </w:p>
    <w:p w14:paraId="6455A5F4" w14:textId="45F06644" w:rsidR="00854476" w:rsidRDefault="00000000" w:rsidP="00380235">
      <w:pPr>
        <w:spacing w:after="0" w:line="240" w:lineRule="auto"/>
        <w:ind w:left="0" w:firstLine="709"/>
      </w:pPr>
      <w:r>
        <w:t xml:space="preserve">Для обеспечения прозрачности и контроля над изменениями данных в системе была реализована комплексная система аудита на основе триггеров базы данных. Система аудита позволяет отслеживать все операции изменения данных (INSERT, UPDATE, DELETE) в ключевых таблицах и сохранять историю этих изменений в специализированной таблице </w:t>
      </w:r>
      <w:proofErr w:type="spellStart"/>
      <w:r>
        <w:t>audit_log</w:t>
      </w:r>
      <w:proofErr w:type="spellEnd"/>
      <w:r>
        <w:t>.</w:t>
      </w:r>
    </w:p>
    <w:p w14:paraId="7416F337" w14:textId="4B74410D" w:rsidR="00854476" w:rsidRDefault="00000000" w:rsidP="00380235">
      <w:pPr>
        <w:spacing w:after="0" w:line="240" w:lineRule="auto"/>
        <w:ind w:left="0" w:firstLine="709"/>
      </w:pPr>
      <w:r>
        <w:t>Центральным элементом системы аудита является таблица audit_log, которая имеет следующую структуру:</w:t>
      </w:r>
    </w:p>
    <w:p w14:paraId="7DA1CB6F" w14:textId="3D2B915C" w:rsidR="00854476" w:rsidRPr="00380235" w:rsidRDefault="00000000" w:rsidP="00380235">
      <w:pPr>
        <w:spacing w:after="0" w:line="240" w:lineRule="auto"/>
        <w:ind w:left="0" w:firstLine="709"/>
        <w:rPr>
          <w:lang w:val="en-US"/>
        </w:rPr>
      </w:pPr>
      <w:r w:rsidRPr="00380235">
        <w:rPr>
          <w:rFonts w:ascii="Courier New" w:hAnsi="Courier New"/>
          <w:sz w:val="18"/>
          <w:lang w:val="en-US"/>
        </w:rPr>
        <w:t>CREATE TABLE `</w:t>
      </w:r>
      <w:proofErr w:type="spellStart"/>
      <w:r w:rsidRPr="00380235">
        <w:rPr>
          <w:rFonts w:ascii="Courier New" w:hAnsi="Courier New"/>
          <w:sz w:val="18"/>
          <w:lang w:val="en-US"/>
        </w:rPr>
        <w:t>audit_log</w:t>
      </w:r>
      <w:proofErr w:type="spellEnd"/>
      <w:r w:rsidRPr="00380235">
        <w:rPr>
          <w:rFonts w:ascii="Courier New" w:hAnsi="Courier New"/>
          <w:sz w:val="18"/>
          <w:lang w:val="en-US"/>
        </w:rPr>
        <w:t>` (</w:t>
      </w:r>
      <w:r w:rsidRPr="00380235">
        <w:rPr>
          <w:rFonts w:ascii="Courier New" w:hAnsi="Courier New"/>
          <w:sz w:val="18"/>
          <w:lang w:val="en-US"/>
        </w:rPr>
        <w:br/>
        <w:t xml:space="preserve">  `id` BIGINT UNSIGNED NOT NULL AUTO_INCREMENT,</w:t>
      </w:r>
      <w:r w:rsidRPr="00380235">
        <w:rPr>
          <w:rFonts w:ascii="Courier New" w:hAnsi="Courier New"/>
          <w:sz w:val="18"/>
          <w:lang w:val="en-US"/>
        </w:rPr>
        <w:br/>
        <w:t xml:space="preserve">  `</w:t>
      </w:r>
      <w:proofErr w:type="spellStart"/>
      <w:r w:rsidRPr="00380235">
        <w:rPr>
          <w:rFonts w:ascii="Courier New" w:hAnsi="Courier New"/>
          <w:sz w:val="18"/>
          <w:lang w:val="en-US"/>
        </w:rPr>
        <w:t>table_name</w:t>
      </w:r>
      <w:proofErr w:type="spellEnd"/>
      <w:r w:rsidRPr="00380235">
        <w:rPr>
          <w:rFonts w:ascii="Courier New" w:hAnsi="Courier New"/>
          <w:sz w:val="18"/>
          <w:lang w:val="en-US"/>
        </w:rPr>
        <w:t>` VARCHAR(64) NOT NULL COMMENT '</w:t>
      </w:r>
      <w:r>
        <w:rPr>
          <w:rFonts w:ascii="Courier New" w:hAnsi="Courier New"/>
          <w:sz w:val="18"/>
        </w:rPr>
        <w:t>Название</w:t>
      </w:r>
      <w:r w:rsidRPr="00380235">
        <w:rPr>
          <w:rFonts w:ascii="Courier New" w:hAnsi="Courier New"/>
          <w:sz w:val="18"/>
          <w:lang w:val="en-US"/>
        </w:rPr>
        <w:t xml:space="preserve"> </w:t>
      </w:r>
      <w:r>
        <w:rPr>
          <w:rFonts w:ascii="Courier New" w:hAnsi="Courier New"/>
          <w:sz w:val="18"/>
        </w:rPr>
        <w:t>таблицы</w:t>
      </w:r>
      <w:r w:rsidRPr="00380235">
        <w:rPr>
          <w:rFonts w:ascii="Courier New" w:hAnsi="Courier New"/>
          <w:sz w:val="18"/>
          <w:lang w:val="en-US"/>
        </w:rPr>
        <w:t>',</w:t>
      </w:r>
      <w:r w:rsidRPr="00380235">
        <w:rPr>
          <w:rFonts w:ascii="Courier New" w:hAnsi="Courier New"/>
          <w:sz w:val="18"/>
          <w:lang w:val="en-US"/>
        </w:rPr>
        <w:br/>
        <w:t xml:space="preserve">  `</w:t>
      </w:r>
      <w:proofErr w:type="spellStart"/>
      <w:r w:rsidRPr="00380235">
        <w:rPr>
          <w:rFonts w:ascii="Courier New" w:hAnsi="Courier New"/>
          <w:sz w:val="18"/>
          <w:lang w:val="en-US"/>
        </w:rPr>
        <w:t>operation_type</w:t>
      </w:r>
      <w:proofErr w:type="spellEnd"/>
      <w:r w:rsidRPr="00380235">
        <w:rPr>
          <w:rFonts w:ascii="Courier New" w:hAnsi="Courier New"/>
          <w:sz w:val="18"/>
          <w:lang w:val="en-US"/>
        </w:rPr>
        <w:t>` ENUM('INSERT', 'UPDATE', 'DELETE') NOT NULL COMMENT '</w:t>
      </w:r>
      <w:r>
        <w:rPr>
          <w:rFonts w:ascii="Courier New" w:hAnsi="Courier New"/>
          <w:sz w:val="18"/>
        </w:rPr>
        <w:t>Тип</w:t>
      </w:r>
      <w:r w:rsidRPr="00380235">
        <w:rPr>
          <w:rFonts w:ascii="Courier New" w:hAnsi="Courier New"/>
          <w:sz w:val="18"/>
          <w:lang w:val="en-US"/>
        </w:rPr>
        <w:t xml:space="preserve"> </w:t>
      </w:r>
      <w:r>
        <w:rPr>
          <w:rFonts w:ascii="Courier New" w:hAnsi="Courier New"/>
          <w:sz w:val="18"/>
        </w:rPr>
        <w:t>операции</w:t>
      </w:r>
      <w:r w:rsidRPr="00380235">
        <w:rPr>
          <w:rFonts w:ascii="Courier New" w:hAnsi="Courier New"/>
          <w:sz w:val="18"/>
          <w:lang w:val="en-US"/>
        </w:rPr>
        <w:t>',</w:t>
      </w:r>
      <w:r w:rsidRPr="00380235">
        <w:rPr>
          <w:rFonts w:ascii="Courier New" w:hAnsi="Courier New"/>
          <w:sz w:val="18"/>
          <w:lang w:val="en-US"/>
        </w:rPr>
        <w:br/>
        <w:t xml:space="preserve">  `</w:t>
      </w:r>
      <w:proofErr w:type="spellStart"/>
      <w:r w:rsidRPr="00380235">
        <w:rPr>
          <w:rFonts w:ascii="Courier New" w:hAnsi="Courier New"/>
          <w:sz w:val="18"/>
          <w:lang w:val="en-US"/>
        </w:rPr>
        <w:t>record_id</w:t>
      </w:r>
      <w:proofErr w:type="spellEnd"/>
      <w:r w:rsidRPr="00380235">
        <w:rPr>
          <w:rFonts w:ascii="Courier New" w:hAnsi="Courier New"/>
          <w:sz w:val="18"/>
          <w:lang w:val="en-US"/>
        </w:rPr>
        <w:t xml:space="preserve">` BIGINT UNSIGNED NOT NULL COMMENT 'ID </w:t>
      </w:r>
      <w:r>
        <w:rPr>
          <w:rFonts w:ascii="Courier New" w:hAnsi="Courier New"/>
          <w:sz w:val="18"/>
        </w:rPr>
        <w:t>измененной</w:t>
      </w:r>
      <w:r w:rsidRPr="00380235">
        <w:rPr>
          <w:rFonts w:ascii="Courier New" w:hAnsi="Courier New"/>
          <w:sz w:val="18"/>
          <w:lang w:val="en-US"/>
        </w:rPr>
        <w:t xml:space="preserve"> </w:t>
      </w:r>
      <w:r>
        <w:rPr>
          <w:rFonts w:ascii="Courier New" w:hAnsi="Courier New"/>
          <w:sz w:val="18"/>
        </w:rPr>
        <w:t>записи</w:t>
      </w:r>
      <w:r w:rsidRPr="00380235">
        <w:rPr>
          <w:rFonts w:ascii="Courier New" w:hAnsi="Courier New"/>
          <w:sz w:val="18"/>
          <w:lang w:val="en-US"/>
        </w:rPr>
        <w:t>',</w:t>
      </w:r>
      <w:r w:rsidRPr="00380235">
        <w:rPr>
          <w:rFonts w:ascii="Courier New" w:hAnsi="Courier New"/>
          <w:sz w:val="18"/>
          <w:lang w:val="en-US"/>
        </w:rPr>
        <w:br/>
        <w:t xml:space="preserve">  `</w:t>
      </w:r>
      <w:proofErr w:type="spellStart"/>
      <w:r w:rsidRPr="00380235">
        <w:rPr>
          <w:rFonts w:ascii="Courier New" w:hAnsi="Courier New"/>
          <w:sz w:val="18"/>
          <w:lang w:val="en-US"/>
        </w:rPr>
        <w:t>old_values</w:t>
      </w:r>
      <w:proofErr w:type="spellEnd"/>
      <w:r w:rsidRPr="00380235">
        <w:rPr>
          <w:rFonts w:ascii="Courier New" w:hAnsi="Courier New"/>
          <w:sz w:val="18"/>
          <w:lang w:val="en-US"/>
        </w:rPr>
        <w:t>` JSON DEFAULT NULL COMMENT '</w:t>
      </w:r>
      <w:r>
        <w:rPr>
          <w:rFonts w:ascii="Courier New" w:hAnsi="Courier New"/>
          <w:sz w:val="18"/>
        </w:rPr>
        <w:t>Старые</w:t>
      </w:r>
      <w:r w:rsidRPr="00380235">
        <w:rPr>
          <w:rFonts w:ascii="Courier New" w:hAnsi="Courier New"/>
          <w:sz w:val="18"/>
          <w:lang w:val="en-US"/>
        </w:rPr>
        <w:t xml:space="preserve"> </w:t>
      </w:r>
      <w:r>
        <w:rPr>
          <w:rFonts w:ascii="Courier New" w:hAnsi="Courier New"/>
          <w:sz w:val="18"/>
        </w:rPr>
        <w:t>значения</w:t>
      </w:r>
      <w:r w:rsidRPr="00380235">
        <w:rPr>
          <w:rFonts w:ascii="Courier New" w:hAnsi="Courier New"/>
          <w:sz w:val="18"/>
          <w:lang w:val="en-US"/>
        </w:rPr>
        <w:t xml:space="preserve"> (</w:t>
      </w:r>
      <w:r>
        <w:rPr>
          <w:rFonts w:ascii="Courier New" w:hAnsi="Courier New"/>
          <w:sz w:val="18"/>
        </w:rPr>
        <w:t>для</w:t>
      </w:r>
      <w:r w:rsidRPr="00380235">
        <w:rPr>
          <w:rFonts w:ascii="Courier New" w:hAnsi="Courier New"/>
          <w:sz w:val="18"/>
          <w:lang w:val="en-US"/>
        </w:rPr>
        <w:t xml:space="preserve"> UPDATE </w:t>
      </w:r>
      <w:r>
        <w:rPr>
          <w:rFonts w:ascii="Courier New" w:hAnsi="Courier New"/>
          <w:sz w:val="18"/>
        </w:rPr>
        <w:t>и</w:t>
      </w:r>
      <w:r w:rsidRPr="00380235">
        <w:rPr>
          <w:rFonts w:ascii="Courier New" w:hAnsi="Courier New"/>
          <w:sz w:val="18"/>
          <w:lang w:val="en-US"/>
        </w:rPr>
        <w:t xml:space="preserve"> DELETE)',</w:t>
      </w:r>
      <w:r w:rsidRPr="00380235">
        <w:rPr>
          <w:rFonts w:ascii="Courier New" w:hAnsi="Courier New"/>
          <w:sz w:val="18"/>
          <w:lang w:val="en-US"/>
        </w:rPr>
        <w:br/>
        <w:t xml:space="preserve">  `</w:t>
      </w:r>
      <w:proofErr w:type="spellStart"/>
      <w:r w:rsidRPr="00380235">
        <w:rPr>
          <w:rFonts w:ascii="Courier New" w:hAnsi="Courier New"/>
          <w:sz w:val="18"/>
          <w:lang w:val="en-US"/>
        </w:rPr>
        <w:t>new_values</w:t>
      </w:r>
      <w:proofErr w:type="spellEnd"/>
      <w:r w:rsidRPr="00380235">
        <w:rPr>
          <w:rFonts w:ascii="Courier New" w:hAnsi="Courier New"/>
          <w:sz w:val="18"/>
          <w:lang w:val="en-US"/>
        </w:rPr>
        <w:t>` JSON DEFAULT NULL COMMENT '</w:t>
      </w:r>
      <w:r>
        <w:rPr>
          <w:rFonts w:ascii="Courier New" w:hAnsi="Courier New"/>
          <w:sz w:val="18"/>
        </w:rPr>
        <w:t>Новые</w:t>
      </w:r>
      <w:r w:rsidRPr="00380235">
        <w:rPr>
          <w:rFonts w:ascii="Courier New" w:hAnsi="Courier New"/>
          <w:sz w:val="18"/>
          <w:lang w:val="en-US"/>
        </w:rPr>
        <w:t xml:space="preserve"> </w:t>
      </w:r>
      <w:r>
        <w:rPr>
          <w:rFonts w:ascii="Courier New" w:hAnsi="Courier New"/>
          <w:sz w:val="18"/>
        </w:rPr>
        <w:t>значения</w:t>
      </w:r>
      <w:r w:rsidRPr="00380235">
        <w:rPr>
          <w:rFonts w:ascii="Courier New" w:hAnsi="Courier New"/>
          <w:sz w:val="18"/>
          <w:lang w:val="en-US"/>
        </w:rPr>
        <w:t xml:space="preserve"> (</w:t>
      </w:r>
      <w:r>
        <w:rPr>
          <w:rFonts w:ascii="Courier New" w:hAnsi="Courier New"/>
          <w:sz w:val="18"/>
        </w:rPr>
        <w:t>для</w:t>
      </w:r>
      <w:r w:rsidRPr="00380235">
        <w:rPr>
          <w:rFonts w:ascii="Courier New" w:hAnsi="Courier New"/>
          <w:sz w:val="18"/>
          <w:lang w:val="en-US"/>
        </w:rPr>
        <w:t xml:space="preserve"> INSERT </w:t>
      </w:r>
      <w:r>
        <w:rPr>
          <w:rFonts w:ascii="Courier New" w:hAnsi="Courier New"/>
          <w:sz w:val="18"/>
        </w:rPr>
        <w:t>и</w:t>
      </w:r>
      <w:r w:rsidRPr="00380235">
        <w:rPr>
          <w:rFonts w:ascii="Courier New" w:hAnsi="Courier New"/>
          <w:sz w:val="18"/>
          <w:lang w:val="en-US"/>
        </w:rPr>
        <w:t xml:space="preserve"> UPDATE)',</w:t>
      </w:r>
      <w:r w:rsidRPr="00380235">
        <w:rPr>
          <w:rFonts w:ascii="Courier New" w:hAnsi="Courier New"/>
          <w:sz w:val="18"/>
          <w:lang w:val="en-US"/>
        </w:rPr>
        <w:br/>
        <w:t xml:space="preserve">  `</w:t>
      </w:r>
      <w:proofErr w:type="spellStart"/>
      <w:r w:rsidRPr="00380235">
        <w:rPr>
          <w:rFonts w:ascii="Courier New" w:hAnsi="Courier New"/>
          <w:sz w:val="18"/>
          <w:lang w:val="en-US"/>
        </w:rPr>
        <w:t>user_id</w:t>
      </w:r>
      <w:proofErr w:type="spellEnd"/>
      <w:r w:rsidRPr="00380235">
        <w:rPr>
          <w:rFonts w:ascii="Courier New" w:hAnsi="Courier New"/>
          <w:sz w:val="18"/>
          <w:lang w:val="en-US"/>
        </w:rPr>
        <w:t>` BIGINT UNSIGNED DEFAULT NULL COMMENT '</w:t>
      </w:r>
      <w:r>
        <w:rPr>
          <w:rFonts w:ascii="Courier New" w:hAnsi="Courier New"/>
          <w:sz w:val="18"/>
        </w:rPr>
        <w:t>Пользователь</w:t>
      </w:r>
      <w:r w:rsidRPr="00380235">
        <w:rPr>
          <w:rFonts w:ascii="Courier New" w:hAnsi="Courier New"/>
          <w:sz w:val="18"/>
          <w:lang w:val="en-US"/>
        </w:rPr>
        <w:t xml:space="preserve">, </w:t>
      </w:r>
      <w:r>
        <w:rPr>
          <w:rFonts w:ascii="Courier New" w:hAnsi="Courier New"/>
          <w:sz w:val="18"/>
        </w:rPr>
        <w:t>выполнивший</w:t>
      </w:r>
      <w:r w:rsidRPr="00380235">
        <w:rPr>
          <w:rFonts w:ascii="Courier New" w:hAnsi="Courier New"/>
          <w:sz w:val="18"/>
          <w:lang w:val="en-US"/>
        </w:rPr>
        <w:t xml:space="preserve"> </w:t>
      </w:r>
      <w:r>
        <w:rPr>
          <w:rFonts w:ascii="Courier New" w:hAnsi="Courier New"/>
          <w:sz w:val="18"/>
        </w:rPr>
        <w:t>операцию</w:t>
      </w:r>
      <w:r w:rsidRPr="00380235">
        <w:rPr>
          <w:rFonts w:ascii="Courier New" w:hAnsi="Courier New"/>
          <w:sz w:val="18"/>
          <w:lang w:val="en-US"/>
        </w:rPr>
        <w:t>',</w:t>
      </w:r>
      <w:r w:rsidRPr="00380235">
        <w:rPr>
          <w:rFonts w:ascii="Courier New" w:hAnsi="Courier New"/>
          <w:sz w:val="18"/>
          <w:lang w:val="en-US"/>
        </w:rPr>
        <w:br/>
        <w:t xml:space="preserve">  `</w:t>
      </w:r>
      <w:proofErr w:type="spellStart"/>
      <w:r w:rsidRPr="00380235">
        <w:rPr>
          <w:rFonts w:ascii="Courier New" w:hAnsi="Courier New"/>
          <w:sz w:val="18"/>
          <w:lang w:val="en-US"/>
        </w:rPr>
        <w:t>changed_at</w:t>
      </w:r>
      <w:proofErr w:type="spellEnd"/>
      <w:r w:rsidRPr="00380235">
        <w:rPr>
          <w:rFonts w:ascii="Courier New" w:hAnsi="Courier New"/>
          <w:sz w:val="18"/>
          <w:lang w:val="en-US"/>
        </w:rPr>
        <w:t>` TIMESTAMP NOT NULL DEFAULT CURRENT_TIMESTAMP COMMENT '</w:t>
      </w:r>
      <w:r>
        <w:rPr>
          <w:rFonts w:ascii="Courier New" w:hAnsi="Courier New"/>
          <w:sz w:val="18"/>
        </w:rPr>
        <w:t>Время</w:t>
      </w:r>
      <w:r w:rsidRPr="00380235">
        <w:rPr>
          <w:rFonts w:ascii="Courier New" w:hAnsi="Courier New"/>
          <w:sz w:val="18"/>
          <w:lang w:val="en-US"/>
        </w:rPr>
        <w:t xml:space="preserve"> </w:t>
      </w:r>
      <w:r>
        <w:rPr>
          <w:rFonts w:ascii="Courier New" w:hAnsi="Courier New"/>
          <w:sz w:val="18"/>
        </w:rPr>
        <w:t>изменения</w:t>
      </w:r>
      <w:r w:rsidRPr="00380235">
        <w:rPr>
          <w:rFonts w:ascii="Courier New" w:hAnsi="Courier New"/>
          <w:sz w:val="18"/>
          <w:lang w:val="en-US"/>
        </w:rPr>
        <w:t>',</w:t>
      </w:r>
      <w:r w:rsidRPr="00380235">
        <w:rPr>
          <w:rFonts w:ascii="Courier New" w:hAnsi="Courier New"/>
          <w:sz w:val="18"/>
          <w:lang w:val="en-US"/>
        </w:rPr>
        <w:br/>
        <w:t xml:space="preserve">  PRIMARY KEY (`id`),</w:t>
      </w:r>
      <w:r w:rsidRPr="00380235">
        <w:rPr>
          <w:rFonts w:ascii="Courier New" w:hAnsi="Courier New"/>
          <w:sz w:val="18"/>
          <w:lang w:val="en-US"/>
        </w:rPr>
        <w:br/>
        <w:t xml:space="preserve">  INDEX `</w:t>
      </w:r>
      <w:proofErr w:type="spellStart"/>
      <w:r w:rsidRPr="00380235">
        <w:rPr>
          <w:rFonts w:ascii="Courier New" w:hAnsi="Courier New"/>
          <w:sz w:val="18"/>
          <w:lang w:val="en-US"/>
        </w:rPr>
        <w:t>idx_table_record</w:t>
      </w:r>
      <w:proofErr w:type="spellEnd"/>
      <w:r w:rsidRPr="00380235">
        <w:rPr>
          <w:rFonts w:ascii="Courier New" w:hAnsi="Courier New"/>
          <w:sz w:val="18"/>
          <w:lang w:val="en-US"/>
        </w:rPr>
        <w:t>` (`</w:t>
      </w:r>
      <w:proofErr w:type="spellStart"/>
      <w:r w:rsidRPr="00380235">
        <w:rPr>
          <w:rFonts w:ascii="Courier New" w:hAnsi="Courier New"/>
          <w:sz w:val="18"/>
          <w:lang w:val="en-US"/>
        </w:rPr>
        <w:t>table_name</w:t>
      </w:r>
      <w:proofErr w:type="spellEnd"/>
      <w:r w:rsidRPr="00380235">
        <w:rPr>
          <w:rFonts w:ascii="Courier New" w:hAnsi="Courier New"/>
          <w:sz w:val="18"/>
          <w:lang w:val="en-US"/>
        </w:rPr>
        <w:t>`, `</w:t>
      </w:r>
      <w:proofErr w:type="spellStart"/>
      <w:r w:rsidRPr="00380235">
        <w:rPr>
          <w:rFonts w:ascii="Courier New" w:hAnsi="Courier New"/>
          <w:sz w:val="18"/>
          <w:lang w:val="en-US"/>
        </w:rPr>
        <w:t>record_id</w:t>
      </w:r>
      <w:proofErr w:type="spellEnd"/>
      <w:r w:rsidRPr="00380235">
        <w:rPr>
          <w:rFonts w:ascii="Courier New" w:hAnsi="Courier New"/>
          <w:sz w:val="18"/>
          <w:lang w:val="en-US"/>
        </w:rPr>
        <w:t>`),</w:t>
      </w:r>
      <w:r w:rsidRPr="00380235">
        <w:rPr>
          <w:rFonts w:ascii="Courier New" w:hAnsi="Courier New"/>
          <w:sz w:val="18"/>
          <w:lang w:val="en-US"/>
        </w:rPr>
        <w:br/>
        <w:t xml:space="preserve">  INDEX `</w:t>
      </w:r>
      <w:proofErr w:type="spellStart"/>
      <w:r w:rsidRPr="00380235">
        <w:rPr>
          <w:rFonts w:ascii="Courier New" w:hAnsi="Courier New"/>
          <w:sz w:val="18"/>
          <w:lang w:val="en-US"/>
        </w:rPr>
        <w:t>idx_operation_date</w:t>
      </w:r>
      <w:proofErr w:type="spellEnd"/>
      <w:r w:rsidRPr="00380235">
        <w:rPr>
          <w:rFonts w:ascii="Courier New" w:hAnsi="Courier New"/>
          <w:sz w:val="18"/>
          <w:lang w:val="en-US"/>
        </w:rPr>
        <w:t>` (`</w:t>
      </w:r>
      <w:proofErr w:type="spellStart"/>
      <w:r w:rsidRPr="00380235">
        <w:rPr>
          <w:rFonts w:ascii="Courier New" w:hAnsi="Courier New"/>
          <w:sz w:val="18"/>
          <w:lang w:val="en-US"/>
        </w:rPr>
        <w:t>operation_type</w:t>
      </w:r>
      <w:proofErr w:type="spellEnd"/>
      <w:r w:rsidRPr="00380235">
        <w:rPr>
          <w:rFonts w:ascii="Courier New" w:hAnsi="Courier New"/>
          <w:sz w:val="18"/>
          <w:lang w:val="en-US"/>
        </w:rPr>
        <w:t>`, `</w:t>
      </w:r>
      <w:proofErr w:type="spellStart"/>
      <w:r w:rsidRPr="00380235">
        <w:rPr>
          <w:rFonts w:ascii="Courier New" w:hAnsi="Courier New"/>
          <w:sz w:val="18"/>
          <w:lang w:val="en-US"/>
        </w:rPr>
        <w:t>changed_at</w:t>
      </w:r>
      <w:proofErr w:type="spellEnd"/>
      <w:r w:rsidRPr="00380235">
        <w:rPr>
          <w:rFonts w:ascii="Courier New" w:hAnsi="Courier New"/>
          <w:sz w:val="18"/>
          <w:lang w:val="en-US"/>
        </w:rPr>
        <w:t>`),</w:t>
      </w:r>
      <w:r w:rsidRPr="00380235">
        <w:rPr>
          <w:rFonts w:ascii="Courier New" w:hAnsi="Courier New"/>
          <w:sz w:val="18"/>
          <w:lang w:val="en-US"/>
        </w:rPr>
        <w:br/>
        <w:t xml:space="preserve">  INDEX `</w:t>
      </w:r>
      <w:proofErr w:type="spellStart"/>
      <w:r w:rsidRPr="00380235">
        <w:rPr>
          <w:rFonts w:ascii="Courier New" w:hAnsi="Courier New"/>
          <w:sz w:val="18"/>
          <w:lang w:val="en-US"/>
        </w:rPr>
        <w:t>idx_user</w:t>
      </w:r>
      <w:proofErr w:type="spellEnd"/>
      <w:r w:rsidRPr="00380235">
        <w:rPr>
          <w:rFonts w:ascii="Courier New" w:hAnsi="Courier New"/>
          <w:sz w:val="18"/>
          <w:lang w:val="en-US"/>
        </w:rPr>
        <w:t>` (`</w:t>
      </w:r>
      <w:proofErr w:type="spellStart"/>
      <w:r w:rsidRPr="00380235">
        <w:rPr>
          <w:rFonts w:ascii="Courier New" w:hAnsi="Courier New"/>
          <w:sz w:val="18"/>
          <w:lang w:val="en-US"/>
        </w:rPr>
        <w:t>user_id</w:t>
      </w:r>
      <w:proofErr w:type="spellEnd"/>
      <w:r w:rsidRPr="00380235">
        <w:rPr>
          <w:rFonts w:ascii="Courier New" w:hAnsi="Courier New"/>
          <w:sz w:val="18"/>
          <w:lang w:val="en-US"/>
        </w:rPr>
        <w:t>`),</w:t>
      </w:r>
      <w:r w:rsidRPr="00380235">
        <w:rPr>
          <w:rFonts w:ascii="Courier New" w:hAnsi="Courier New"/>
          <w:sz w:val="18"/>
          <w:lang w:val="en-US"/>
        </w:rPr>
        <w:br/>
        <w:t xml:space="preserve">  CONSTRAINT `</w:t>
      </w:r>
      <w:proofErr w:type="spellStart"/>
      <w:r w:rsidRPr="00380235">
        <w:rPr>
          <w:rFonts w:ascii="Courier New" w:hAnsi="Courier New"/>
          <w:sz w:val="18"/>
          <w:lang w:val="en-US"/>
        </w:rPr>
        <w:t>fk_audit_user</w:t>
      </w:r>
      <w:proofErr w:type="spellEnd"/>
      <w:r w:rsidRPr="00380235">
        <w:rPr>
          <w:rFonts w:ascii="Courier New" w:hAnsi="Courier New"/>
          <w:sz w:val="18"/>
          <w:lang w:val="en-US"/>
        </w:rPr>
        <w:t>` FOREIGN KEY (`</w:t>
      </w:r>
      <w:proofErr w:type="spellStart"/>
      <w:r w:rsidRPr="00380235">
        <w:rPr>
          <w:rFonts w:ascii="Courier New" w:hAnsi="Courier New"/>
          <w:sz w:val="18"/>
          <w:lang w:val="en-US"/>
        </w:rPr>
        <w:t>user_id</w:t>
      </w:r>
      <w:proofErr w:type="spellEnd"/>
      <w:r w:rsidRPr="00380235">
        <w:rPr>
          <w:rFonts w:ascii="Courier New" w:hAnsi="Courier New"/>
          <w:sz w:val="18"/>
          <w:lang w:val="en-US"/>
        </w:rPr>
        <w:t>`) REFERENCES `users` (`id`) ON DELETE SET NULL</w:t>
      </w:r>
      <w:r w:rsidRPr="00380235">
        <w:rPr>
          <w:rFonts w:ascii="Courier New" w:hAnsi="Courier New"/>
          <w:sz w:val="18"/>
          <w:lang w:val="en-US"/>
        </w:rPr>
        <w:br/>
        <w:t xml:space="preserve">) </w:t>
      </w:r>
      <w:r w:rsidRPr="00380235">
        <w:rPr>
          <w:rFonts w:ascii="Courier New" w:hAnsi="Courier New"/>
          <w:sz w:val="18"/>
          <w:lang w:val="en-US"/>
        </w:rPr>
        <w:br/>
        <w:t>ENGINE=</w:t>
      </w:r>
      <w:proofErr w:type="spellStart"/>
      <w:r w:rsidRPr="00380235">
        <w:rPr>
          <w:rFonts w:ascii="Courier New" w:hAnsi="Courier New"/>
          <w:sz w:val="18"/>
          <w:lang w:val="en-US"/>
        </w:rPr>
        <w:t>InnoDB</w:t>
      </w:r>
      <w:proofErr w:type="spellEnd"/>
      <w:r w:rsidRPr="00380235">
        <w:rPr>
          <w:rFonts w:ascii="Courier New" w:hAnsi="Courier New"/>
          <w:sz w:val="18"/>
          <w:lang w:val="en-US"/>
        </w:rPr>
        <w:t xml:space="preserve"> </w:t>
      </w:r>
      <w:r w:rsidRPr="00380235">
        <w:rPr>
          <w:rFonts w:ascii="Courier New" w:hAnsi="Courier New"/>
          <w:sz w:val="18"/>
          <w:lang w:val="en-US"/>
        </w:rPr>
        <w:br/>
        <w:t xml:space="preserve">DEFAULT CHARSET=utf8mb4 </w:t>
      </w:r>
      <w:r w:rsidRPr="00380235">
        <w:rPr>
          <w:rFonts w:ascii="Courier New" w:hAnsi="Courier New"/>
          <w:sz w:val="18"/>
          <w:lang w:val="en-US"/>
        </w:rPr>
        <w:br/>
      </w:r>
      <w:r w:rsidRPr="00380235">
        <w:rPr>
          <w:rFonts w:ascii="Courier New" w:hAnsi="Courier New"/>
          <w:sz w:val="18"/>
          <w:lang w:val="en-US"/>
        </w:rPr>
        <w:lastRenderedPageBreak/>
        <w:t>COLLATE=utf8mb4_unicode_ci</w:t>
      </w:r>
      <w:r w:rsidRPr="00380235">
        <w:rPr>
          <w:rFonts w:ascii="Courier New" w:hAnsi="Courier New"/>
          <w:sz w:val="18"/>
          <w:lang w:val="en-US"/>
        </w:rPr>
        <w:br/>
        <w:t>COMMENT='</w:t>
      </w:r>
      <w:r>
        <w:rPr>
          <w:rFonts w:ascii="Courier New" w:hAnsi="Courier New"/>
          <w:sz w:val="18"/>
        </w:rPr>
        <w:t>Журнал</w:t>
      </w:r>
      <w:r w:rsidRPr="00380235">
        <w:rPr>
          <w:rFonts w:ascii="Courier New" w:hAnsi="Courier New"/>
          <w:sz w:val="18"/>
          <w:lang w:val="en-US"/>
        </w:rPr>
        <w:t xml:space="preserve"> </w:t>
      </w:r>
      <w:r>
        <w:rPr>
          <w:rFonts w:ascii="Courier New" w:hAnsi="Courier New"/>
          <w:sz w:val="18"/>
        </w:rPr>
        <w:t>аудита</w:t>
      </w:r>
      <w:r w:rsidRPr="00380235">
        <w:rPr>
          <w:rFonts w:ascii="Courier New" w:hAnsi="Courier New"/>
          <w:sz w:val="18"/>
          <w:lang w:val="en-US"/>
        </w:rPr>
        <w:t xml:space="preserve"> </w:t>
      </w:r>
      <w:r>
        <w:rPr>
          <w:rFonts w:ascii="Courier New" w:hAnsi="Courier New"/>
          <w:sz w:val="18"/>
        </w:rPr>
        <w:t>всех</w:t>
      </w:r>
      <w:r w:rsidRPr="00380235">
        <w:rPr>
          <w:rFonts w:ascii="Courier New" w:hAnsi="Courier New"/>
          <w:sz w:val="18"/>
          <w:lang w:val="en-US"/>
        </w:rPr>
        <w:t xml:space="preserve"> </w:t>
      </w:r>
      <w:r>
        <w:rPr>
          <w:rFonts w:ascii="Courier New" w:hAnsi="Courier New"/>
          <w:sz w:val="18"/>
        </w:rPr>
        <w:t>операций</w:t>
      </w:r>
      <w:r w:rsidRPr="00380235">
        <w:rPr>
          <w:rFonts w:ascii="Courier New" w:hAnsi="Courier New"/>
          <w:sz w:val="18"/>
          <w:lang w:val="en-US"/>
        </w:rPr>
        <w:t xml:space="preserve"> </w:t>
      </w:r>
      <w:r>
        <w:rPr>
          <w:rFonts w:ascii="Courier New" w:hAnsi="Courier New"/>
          <w:sz w:val="18"/>
        </w:rPr>
        <w:t>с</w:t>
      </w:r>
      <w:r w:rsidRPr="00380235">
        <w:rPr>
          <w:rFonts w:ascii="Courier New" w:hAnsi="Courier New"/>
          <w:sz w:val="18"/>
          <w:lang w:val="en-US"/>
        </w:rPr>
        <w:t xml:space="preserve"> </w:t>
      </w:r>
      <w:r>
        <w:rPr>
          <w:rFonts w:ascii="Courier New" w:hAnsi="Courier New"/>
          <w:sz w:val="18"/>
        </w:rPr>
        <w:t>данными</w:t>
      </w:r>
      <w:r w:rsidRPr="00380235">
        <w:rPr>
          <w:rFonts w:ascii="Courier New" w:hAnsi="Courier New"/>
          <w:sz w:val="18"/>
          <w:lang w:val="en-US"/>
        </w:rPr>
        <w:t>';</w:t>
      </w:r>
    </w:p>
    <w:p w14:paraId="68A1554D" w14:textId="2D51FB89" w:rsidR="00854476" w:rsidRDefault="00000000" w:rsidP="00380235">
      <w:pPr>
        <w:spacing w:after="0" w:line="240" w:lineRule="auto"/>
        <w:ind w:left="0" w:firstLine="709"/>
      </w:pPr>
      <w:r>
        <w:t>Данная таблица использует формат JSON для хранения старых и новых значений записей, что обеспечивает гибкость при работе с различными структурами данных. Индексы по полям table_name, record_id, operation_type и changed_at обеспечивают быструю выборку истории изменений для конкретных записей или типов операций.</w:t>
      </w:r>
    </w:p>
    <w:p w14:paraId="0D6EE6C8" w14:textId="29CAE382" w:rsidR="00854476" w:rsidRPr="00380235" w:rsidRDefault="00000000" w:rsidP="00380235">
      <w:pPr>
        <w:spacing w:after="0" w:line="240" w:lineRule="auto"/>
        <w:ind w:left="0" w:firstLine="709"/>
        <w:jc w:val="left"/>
        <w:rPr>
          <w:lang w:val="en-US"/>
        </w:rPr>
      </w:pPr>
      <w:r>
        <w:t>Для автоматического заполнения журнала аудита были созданы триггеры для ключевых таблиц системы. Рассмотрим</w:t>
      </w:r>
      <w:r w:rsidRPr="00380235">
        <w:rPr>
          <w:lang w:val="en-US"/>
        </w:rPr>
        <w:t xml:space="preserve"> </w:t>
      </w:r>
      <w:r>
        <w:t>примеры</w:t>
      </w:r>
      <w:r w:rsidRPr="00380235">
        <w:rPr>
          <w:lang w:val="en-US"/>
        </w:rPr>
        <w:t xml:space="preserve"> </w:t>
      </w:r>
      <w:r>
        <w:t>триггеров</w:t>
      </w:r>
      <w:r w:rsidRPr="00380235">
        <w:rPr>
          <w:lang w:val="en-US"/>
        </w:rPr>
        <w:t xml:space="preserve"> </w:t>
      </w:r>
      <w:r>
        <w:t>для</w:t>
      </w:r>
      <w:r w:rsidRPr="00380235">
        <w:rPr>
          <w:lang w:val="en-US"/>
        </w:rPr>
        <w:t xml:space="preserve"> </w:t>
      </w:r>
      <w:r>
        <w:t>таблицы</w:t>
      </w:r>
      <w:r w:rsidRPr="00380235">
        <w:rPr>
          <w:lang w:val="en-US"/>
        </w:rPr>
        <w:t xml:space="preserve"> users:</w:t>
      </w:r>
      <w:r w:rsidRPr="00380235">
        <w:rPr>
          <w:rFonts w:ascii="Courier New" w:hAnsi="Courier New"/>
          <w:sz w:val="18"/>
          <w:lang w:val="en-US"/>
        </w:rPr>
        <w:br/>
        <w:t xml:space="preserve">CREATE TRIGGER </w:t>
      </w:r>
      <w:proofErr w:type="spellStart"/>
      <w:r w:rsidRPr="00380235">
        <w:rPr>
          <w:rFonts w:ascii="Courier New" w:hAnsi="Courier New"/>
          <w:sz w:val="18"/>
          <w:lang w:val="en-US"/>
        </w:rPr>
        <w:t>audit_users_insert</w:t>
      </w:r>
      <w:proofErr w:type="spellEnd"/>
      <w:r w:rsidRPr="00380235">
        <w:rPr>
          <w:rFonts w:ascii="Courier New" w:hAnsi="Courier New"/>
          <w:sz w:val="18"/>
          <w:lang w:val="en-US"/>
        </w:rPr>
        <w:br/>
        <w:t>AFTER INSERT ON users</w:t>
      </w:r>
      <w:r w:rsidRPr="00380235">
        <w:rPr>
          <w:rFonts w:ascii="Courier New" w:hAnsi="Courier New"/>
          <w:sz w:val="18"/>
          <w:lang w:val="en-US"/>
        </w:rPr>
        <w:br/>
        <w:t>FOR EACH ROW</w:t>
      </w:r>
      <w:r w:rsidRPr="00380235">
        <w:rPr>
          <w:rFonts w:ascii="Courier New" w:hAnsi="Courier New"/>
          <w:sz w:val="18"/>
          <w:lang w:val="en-US"/>
        </w:rPr>
        <w:br/>
        <w:t>BEGIN</w:t>
      </w:r>
      <w:r w:rsidRPr="00380235">
        <w:rPr>
          <w:rFonts w:ascii="Courier New" w:hAnsi="Courier New"/>
          <w:sz w:val="18"/>
          <w:lang w:val="en-US"/>
        </w:rPr>
        <w:br/>
        <w:t xml:space="preserve">    INSERT INTO </w:t>
      </w:r>
      <w:proofErr w:type="spellStart"/>
      <w:r w:rsidRPr="00380235">
        <w:rPr>
          <w:rFonts w:ascii="Courier New" w:hAnsi="Courier New"/>
          <w:sz w:val="18"/>
          <w:lang w:val="en-US"/>
        </w:rPr>
        <w:t>audit_log</w:t>
      </w:r>
      <w:proofErr w:type="spellEnd"/>
      <w:r w:rsidRPr="00380235">
        <w:rPr>
          <w:rFonts w:ascii="Courier New" w:hAnsi="Courier New"/>
          <w:sz w:val="18"/>
          <w:lang w:val="en-US"/>
        </w:rPr>
        <w:t xml:space="preserve"> (</w:t>
      </w:r>
      <w:r w:rsidRPr="00380235">
        <w:rPr>
          <w:rFonts w:ascii="Courier New" w:hAnsi="Courier New"/>
          <w:sz w:val="18"/>
          <w:lang w:val="en-US"/>
        </w:rPr>
        <w:br/>
        <w:t xml:space="preserve">        </w:t>
      </w:r>
      <w:proofErr w:type="spellStart"/>
      <w:r w:rsidRPr="00380235">
        <w:rPr>
          <w:rFonts w:ascii="Courier New" w:hAnsi="Courier New"/>
          <w:sz w:val="18"/>
          <w:lang w:val="en-US"/>
        </w:rPr>
        <w:t>table_name</w:t>
      </w:r>
      <w:proofErr w:type="spellEnd"/>
      <w:r w:rsidRPr="00380235">
        <w:rPr>
          <w:rFonts w:ascii="Courier New" w:hAnsi="Courier New"/>
          <w:sz w:val="18"/>
          <w:lang w:val="en-US"/>
        </w:rPr>
        <w:t xml:space="preserve">, </w:t>
      </w:r>
      <w:r w:rsidRPr="00380235">
        <w:rPr>
          <w:rFonts w:ascii="Courier New" w:hAnsi="Courier New"/>
          <w:sz w:val="18"/>
          <w:lang w:val="en-US"/>
        </w:rPr>
        <w:br/>
        <w:t xml:space="preserve">        </w:t>
      </w:r>
      <w:proofErr w:type="spellStart"/>
      <w:r w:rsidRPr="00380235">
        <w:rPr>
          <w:rFonts w:ascii="Courier New" w:hAnsi="Courier New"/>
          <w:sz w:val="18"/>
          <w:lang w:val="en-US"/>
        </w:rPr>
        <w:t>operation_type</w:t>
      </w:r>
      <w:proofErr w:type="spellEnd"/>
      <w:r w:rsidRPr="00380235">
        <w:rPr>
          <w:rFonts w:ascii="Courier New" w:hAnsi="Courier New"/>
          <w:sz w:val="18"/>
          <w:lang w:val="en-US"/>
        </w:rPr>
        <w:t xml:space="preserve">, </w:t>
      </w:r>
      <w:r w:rsidRPr="00380235">
        <w:rPr>
          <w:rFonts w:ascii="Courier New" w:hAnsi="Courier New"/>
          <w:sz w:val="18"/>
          <w:lang w:val="en-US"/>
        </w:rPr>
        <w:br/>
        <w:t xml:space="preserve">        </w:t>
      </w:r>
      <w:proofErr w:type="spellStart"/>
      <w:r w:rsidRPr="00380235">
        <w:rPr>
          <w:rFonts w:ascii="Courier New" w:hAnsi="Courier New"/>
          <w:sz w:val="18"/>
          <w:lang w:val="en-US"/>
        </w:rPr>
        <w:t>record_id</w:t>
      </w:r>
      <w:proofErr w:type="spellEnd"/>
      <w:r w:rsidRPr="00380235">
        <w:rPr>
          <w:rFonts w:ascii="Courier New" w:hAnsi="Courier New"/>
          <w:sz w:val="18"/>
          <w:lang w:val="en-US"/>
        </w:rPr>
        <w:t xml:space="preserve">, </w:t>
      </w:r>
      <w:r w:rsidRPr="00380235">
        <w:rPr>
          <w:rFonts w:ascii="Courier New" w:hAnsi="Courier New"/>
          <w:sz w:val="18"/>
          <w:lang w:val="en-US"/>
        </w:rPr>
        <w:br/>
        <w:t xml:space="preserve">        </w:t>
      </w:r>
      <w:proofErr w:type="spellStart"/>
      <w:r w:rsidRPr="00380235">
        <w:rPr>
          <w:rFonts w:ascii="Courier New" w:hAnsi="Courier New"/>
          <w:sz w:val="18"/>
          <w:lang w:val="en-US"/>
        </w:rPr>
        <w:t>new_values</w:t>
      </w:r>
      <w:proofErr w:type="spellEnd"/>
      <w:r w:rsidRPr="00380235">
        <w:rPr>
          <w:rFonts w:ascii="Courier New" w:hAnsi="Courier New"/>
          <w:sz w:val="18"/>
          <w:lang w:val="en-US"/>
        </w:rPr>
        <w:t xml:space="preserve">, </w:t>
      </w:r>
      <w:r w:rsidRPr="00380235">
        <w:rPr>
          <w:rFonts w:ascii="Courier New" w:hAnsi="Courier New"/>
          <w:sz w:val="18"/>
          <w:lang w:val="en-US"/>
        </w:rPr>
        <w:br/>
        <w:t xml:space="preserve">        </w:t>
      </w:r>
      <w:proofErr w:type="spellStart"/>
      <w:r w:rsidRPr="00380235">
        <w:rPr>
          <w:rFonts w:ascii="Courier New" w:hAnsi="Courier New"/>
          <w:sz w:val="18"/>
          <w:lang w:val="en-US"/>
        </w:rPr>
        <w:t>user_id</w:t>
      </w:r>
      <w:proofErr w:type="spellEnd"/>
      <w:r w:rsidRPr="00380235">
        <w:rPr>
          <w:rFonts w:ascii="Courier New" w:hAnsi="Courier New"/>
          <w:sz w:val="18"/>
          <w:lang w:val="en-US"/>
        </w:rPr>
        <w:t xml:space="preserve">, </w:t>
      </w:r>
      <w:r w:rsidRPr="00380235">
        <w:rPr>
          <w:rFonts w:ascii="Courier New" w:hAnsi="Courier New"/>
          <w:sz w:val="18"/>
          <w:lang w:val="en-US"/>
        </w:rPr>
        <w:br/>
        <w:t xml:space="preserve">        </w:t>
      </w:r>
      <w:proofErr w:type="spellStart"/>
      <w:r w:rsidRPr="00380235">
        <w:rPr>
          <w:rFonts w:ascii="Courier New" w:hAnsi="Courier New"/>
          <w:sz w:val="18"/>
          <w:lang w:val="en-US"/>
        </w:rPr>
        <w:t>changed_at</w:t>
      </w:r>
      <w:proofErr w:type="spellEnd"/>
      <w:r w:rsidRPr="00380235">
        <w:rPr>
          <w:rFonts w:ascii="Courier New" w:hAnsi="Courier New"/>
          <w:sz w:val="18"/>
          <w:lang w:val="en-US"/>
        </w:rPr>
        <w:br/>
        <w:t xml:space="preserve">    )</w:t>
      </w:r>
      <w:r w:rsidRPr="00380235">
        <w:rPr>
          <w:rFonts w:ascii="Courier New" w:hAnsi="Courier New"/>
          <w:sz w:val="18"/>
          <w:lang w:val="en-US"/>
        </w:rPr>
        <w:br/>
        <w:t xml:space="preserve">    VALUES (</w:t>
      </w:r>
      <w:r w:rsidRPr="00380235">
        <w:rPr>
          <w:rFonts w:ascii="Courier New" w:hAnsi="Courier New"/>
          <w:sz w:val="18"/>
          <w:lang w:val="en-US"/>
        </w:rPr>
        <w:br/>
        <w:t xml:space="preserve">        'users',</w:t>
      </w:r>
      <w:r w:rsidRPr="00380235">
        <w:rPr>
          <w:rFonts w:ascii="Courier New" w:hAnsi="Courier New"/>
          <w:sz w:val="18"/>
          <w:lang w:val="en-US"/>
        </w:rPr>
        <w:br/>
        <w:t xml:space="preserve">        'INSERT',</w:t>
      </w:r>
      <w:r w:rsidRPr="00380235">
        <w:rPr>
          <w:rFonts w:ascii="Courier New" w:hAnsi="Courier New"/>
          <w:sz w:val="18"/>
          <w:lang w:val="en-US"/>
        </w:rPr>
        <w:br/>
        <w:t xml:space="preserve">        NEW.id,</w:t>
      </w:r>
      <w:r w:rsidRPr="00380235">
        <w:rPr>
          <w:rFonts w:ascii="Courier New" w:hAnsi="Courier New"/>
          <w:sz w:val="18"/>
          <w:lang w:val="en-US"/>
        </w:rPr>
        <w:br/>
        <w:t xml:space="preserve">        JSON_OBJECT(</w:t>
      </w:r>
      <w:r w:rsidRPr="00380235">
        <w:rPr>
          <w:rFonts w:ascii="Courier New" w:hAnsi="Courier New"/>
          <w:sz w:val="18"/>
          <w:lang w:val="en-US"/>
        </w:rPr>
        <w:br/>
        <w:t xml:space="preserve">            'email', </w:t>
      </w:r>
      <w:proofErr w:type="spellStart"/>
      <w:r w:rsidRPr="00380235">
        <w:rPr>
          <w:rFonts w:ascii="Courier New" w:hAnsi="Courier New"/>
          <w:sz w:val="18"/>
          <w:lang w:val="en-US"/>
        </w:rPr>
        <w:t>NEW.email</w:t>
      </w:r>
      <w:proofErr w:type="spellEnd"/>
      <w:r w:rsidRPr="00380235">
        <w:rPr>
          <w:rFonts w:ascii="Courier New" w:hAnsi="Courier New"/>
          <w:sz w:val="18"/>
          <w:lang w:val="en-US"/>
        </w:rPr>
        <w:t>,</w:t>
      </w:r>
      <w:r w:rsidRPr="00380235">
        <w:rPr>
          <w:rFonts w:ascii="Courier New" w:hAnsi="Courier New"/>
          <w:sz w:val="18"/>
          <w:lang w:val="en-US"/>
        </w:rPr>
        <w:br/>
        <w:t xml:space="preserve">            'role', </w:t>
      </w:r>
      <w:proofErr w:type="spellStart"/>
      <w:r w:rsidRPr="00380235">
        <w:rPr>
          <w:rFonts w:ascii="Courier New" w:hAnsi="Courier New"/>
          <w:sz w:val="18"/>
          <w:lang w:val="en-US"/>
        </w:rPr>
        <w:t>NEW.role</w:t>
      </w:r>
      <w:proofErr w:type="spellEnd"/>
      <w:r w:rsidRPr="00380235">
        <w:rPr>
          <w:rFonts w:ascii="Courier New" w:hAnsi="Courier New"/>
          <w:sz w:val="18"/>
          <w:lang w:val="en-US"/>
        </w:rPr>
        <w:t>,</w:t>
      </w:r>
      <w:r w:rsidRPr="00380235">
        <w:rPr>
          <w:rFonts w:ascii="Courier New" w:hAnsi="Courier New"/>
          <w:sz w:val="18"/>
          <w:lang w:val="en-US"/>
        </w:rPr>
        <w:br/>
        <w:t xml:space="preserve">            '</w:t>
      </w:r>
      <w:proofErr w:type="spellStart"/>
      <w:r w:rsidRPr="00380235">
        <w:rPr>
          <w:rFonts w:ascii="Courier New" w:hAnsi="Courier New"/>
          <w:sz w:val="18"/>
          <w:lang w:val="en-US"/>
        </w:rPr>
        <w:t>full_name</w:t>
      </w:r>
      <w:proofErr w:type="spellEnd"/>
      <w:r w:rsidRPr="00380235">
        <w:rPr>
          <w:rFonts w:ascii="Courier New" w:hAnsi="Courier New"/>
          <w:sz w:val="18"/>
          <w:lang w:val="en-US"/>
        </w:rPr>
        <w:t xml:space="preserve">', </w:t>
      </w:r>
      <w:proofErr w:type="spellStart"/>
      <w:r w:rsidRPr="00380235">
        <w:rPr>
          <w:rFonts w:ascii="Courier New" w:hAnsi="Courier New"/>
          <w:sz w:val="18"/>
          <w:lang w:val="en-US"/>
        </w:rPr>
        <w:t>NEW.full_name</w:t>
      </w:r>
      <w:proofErr w:type="spellEnd"/>
      <w:r w:rsidRPr="00380235">
        <w:rPr>
          <w:rFonts w:ascii="Courier New" w:hAnsi="Courier New"/>
          <w:sz w:val="18"/>
          <w:lang w:val="en-US"/>
        </w:rPr>
        <w:t>,</w:t>
      </w:r>
      <w:r w:rsidRPr="00380235">
        <w:rPr>
          <w:rFonts w:ascii="Courier New" w:hAnsi="Courier New"/>
          <w:sz w:val="18"/>
          <w:lang w:val="en-US"/>
        </w:rPr>
        <w:br/>
        <w:t xml:space="preserve">            '</w:t>
      </w:r>
      <w:proofErr w:type="spellStart"/>
      <w:r w:rsidRPr="00380235">
        <w:rPr>
          <w:rFonts w:ascii="Courier New" w:hAnsi="Courier New"/>
          <w:sz w:val="18"/>
          <w:lang w:val="en-US"/>
        </w:rPr>
        <w:t>is_active</w:t>
      </w:r>
      <w:proofErr w:type="spellEnd"/>
      <w:r w:rsidRPr="00380235">
        <w:rPr>
          <w:rFonts w:ascii="Courier New" w:hAnsi="Courier New"/>
          <w:sz w:val="18"/>
          <w:lang w:val="en-US"/>
        </w:rPr>
        <w:t xml:space="preserve">', </w:t>
      </w:r>
      <w:proofErr w:type="spellStart"/>
      <w:r w:rsidRPr="00380235">
        <w:rPr>
          <w:rFonts w:ascii="Courier New" w:hAnsi="Courier New"/>
          <w:sz w:val="18"/>
          <w:lang w:val="en-US"/>
        </w:rPr>
        <w:t>NEW.is_active</w:t>
      </w:r>
      <w:proofErr w:type="spellEnd"/>
      <w:r w:rsidRPr="00380235">
        <w:rPr>
          <w:rFonts w:ascii="Courier New" w:hAnsi="Courier New"/>
          <w:sz w:val="18"/>
          <w:lang w:val="en-US"/>
        </w:rPr>
        <w:br/>
        <w:t xml:space="preserve">        ),</w:t>
      </w:r>
      <w:r w:rsidRPr="00380235">
        <w:rPr>
          <w:rFonts w:ascii="Courier New" w:hAnsi="Courier New"/>
          <w:sz w:val="18"/>
          <w:lang w:val="en-US"/>
        </w:rPr>
        <w:br/>
        <w:t xml:space="preserve">        NEW.id,</w:t>
      </w:r>
      <w:r w:rsidRPr="00380235">
        <w:rPr>
          <w:rFonts w:ascii="Courier New" w:hAnsi="Courier New"/>
          <w:sz w:val="18"/>
          <w:lang w:val="en-US"/>
        </w:rPr>
        <w:br/>
        <w:t xml:space="preserve">        NOW()</w:t>
      </w:r>
      <w:r w:rsidRPr="00380235">
        <w:rPr>
          <w:rFonts w:ascii="Courier New" w:hAnsi="Courier New"/>
          <w:sz w:val="18"/>
          <w:lang w:val="en-US"/>
        </w:rPr>
        <w:br/>
        <w:t xml:space="preserve">    );</w:t>
      </w:r>
      <w:r w:rsidRPr="00380235">
        <w:rPr>
          <w:rFonts w:ascii="Courier New" w:hAnsi="Courier New"/>
          <w:sz w:val="18"/>
          <w:lang w:val="en-US"/>
        </w:rPr>
        <w:br/>
        <w:t>END</w:t>
      </w:r>
      <w:r w:rsidRPr="00380235">
        <w:rPr>
          <w:rFonts w:ascii="Courier New" w:hAnsi="Courier New"/>
          <w:sz w:val="18"/>
          <w:lang w:val="en-US"/>
        </w:rPr>
        <w:br/>
        <w:t xml:space="preserve">CREATE TRIGGER </w:t>
      </w:r>
      <w:proofErr w:type="spellStart"/>
      <w:r w:rsidRPr="00380235">
        <w:rPr>
          <w:rFonts w:ascii="Courier New" w:hAnsi="Courier New"/>
          <w:sz w:val="18"/>
          <w:lang w:val="en-US"/>
        </w:rPr>
        <w:t>audit_users_update</w:t>
      </w:r>
      <w:proofErr w:type="spellEnd"/>
      <w:r w:rsidRPr="00380235">
        <w:rPr>
          <w:rFonts w:ascii="Courier New" w:hAnsi="Courier New"/>
          <w:sz w:val="18"/>
          <w:lang w:val="en-US"/>
        </w:rPr>
        <w:br/>
        <w:t>AFTER UPDATE ON users</w:t>
      </w:r>
      <w:r w:rsidRPr="00380235">
        <w:rPr>
          <w:rFonts w:ascii="Courier New" w:hAnsi="Courier New"/>
          <w:sz w:val="18"/>
          <w:lang w:val="en-US"/>
        </w:rPr>
        <w:br/>
        <w:t>FOR EACH ROW</w:t>
      </w:r>
      <w:r w:rsidRPr="00380235">
        <w:rPr>
          <w:rFonts w:ascii="Courier New" w:hAnsi="Courier New"/>
          <w:sz w:val="18"/>
          <w:lang w:val="en-US"/>
        </w:rPr>
        <w:br/>
        <w:t>BEGIN</w:t>
      </w:r>
      <w:r w:rsidRPr="00380235">
        <w:rPr>
          <w:rFonts w:ascii="Courier New" w:hAnsi="Courier New"/>
          <w:sz w:val="18"/>
          <w:lang w:val="en-US"/>
        </w:rPr>
        <w:br/>
        <w:t xml:space="preserve">    INSERT INTO </w:t>
      </w:r>
      <w:proofErr w:type="spellStart"/>
      <w:r w:rsidRPr="00380235">
        <w:rPr>
          <w:rFonts w:ascii="Courier New" w:hAnsi="Courier New"/>
          <w:sz w:val="18"/>
          <w:lang w:val="en-US"/>
        </w:rPr>
        <w:t>audit_log</w:t>
      </w:r>
      <w:proofErr w:type="spellEnd"/>
      <w:r w:rsidRPr="00380235">
        <w:rPr>
          <w:rFonts w:ascii="Courier New" w:hAnsi="Courier New"/>
          <w:sz w:val="18"/>
          <w:lang w:val="en-US"/>
        </w:rPr>
        <w:t xml:space="preserve"> (</w:t>
      </w:r>
      <w:r w:rsidRPr="00380235">
        <w:rPr>
          <w:rFonts w:ascii="Courier New" w:hAnsi="Courier New"/>
          <w:sz w:val="18"/>
          <w:lang w:val="en-US"/>
        </w:rPr>
        <w:br/>
        <w:t xml:space="preserve">        </w:t>
      </w:r>
      <w:proofErr w:type="spellStart"/>
      <w:r w:rsidRPr="00380235">
        <w:rPr>
          <w:rFonts w:ascii="Courier New" w:hAnsi="Courier New"/>
          <w:sz w:val="18"/>
          <w:lang w:val="en-US"/>
        </w:rPr>
        <w:t>table_name</w:t>
      </w:r>
      <w:proofErr w:type="spellEnd"/>
      <w:r w:rsidRPr="00380235">
        <w:rPr>
          <w:rFonts w:ascii="Courier New" w:hAnsi="Courier New"/>
          <w:sz w:val="18"/>
          <w:lang w:val="en-US"/>
        </w:rPr>
        <w:t xml:space="preserve">, </w:t>
      </w:r>
      <w:r w:rsidRPr="00380235">
        <w:rPr>
          <w:rFonts w:ascii="Courier New" w:hAnsi="Courier New"/>
          <w:sz w:val="18"/>
          <w:lang w:val="en-US"/>
        </w:rPr>
        <w:br/>
        <w:t xml:space="preserve">        </w:t>
      </w:r>
      <w:proofErr w:type="spellStart"/>
      <w:r w:rsidRPr="00380235">
        <w:rPr>
          <w:rFonts w:ascii="Courier New" w:hAnsi="Courier New"/>
          <w:sz w:val="18"/>
          <w:lang w:val="en-US"/>
        </w:rPr>
        <w:t>operation_type</w:t>
      </w:r>
      <w:proofErr w:type="spellEnd"/>
      <w:r w:rsidRPr="00380235">
        <w:rPr>
          <w:rFonts w:ascii="Courier New" w:hAnsi="Courier New"/>
          <w:sz w:val="18"/>
          <w:lang w:val="en-US"/>
        </w:rPr>
        <w:t xml:space="preserve">, </w:t>
      </w:r>
      <w:r w:rsidRPr="00380235">
        <w:rPr>
          <w:rFonts w:ascii="Courier New" w:hAnsi="Courier New"/>
          <w:sz w:val="18"/>
          <w:lang w:val="en-US"/>
        </w:rPr>
        <w:br/>
        <w:t xml:space="preserve">        </w:t>
      </w:r>
      <w:proofErr w:type="spellStart"/>
      <w:r w:rsidRPr="00380235">
        <w:rPr>
          <w:rFonts w:ascii="Courier New" w:hAnsi="Courier New"/>
          <w:sz w:val="18"/>
          <w:lang w:val="en-US"/>
        </w:rPr>
        <w:t>record_id</w:t>
      </w:r>
      <w:proofErr w:type="spellEnd"/>
      <w:r w:rsidRPr="00380235">
        <w:rPr>
          <w:rFonts w:ascii="Courier New" w:hAnsi="Courier New"/>
          <w:sz w:val="18"/>
          <w:lang w:val="en-US"/>
        </w:rPr>
        <w:t xml:space="preserve">, </w:t>
      </w:r>
      <w:r w:rsidRPr="00380235">
        <w:rPr>
          <w:rFonts w:ascii="Courier New" w:hAnsi="Courier New"/>
          <w:sz w:val="18"/>
          <w:lang w:val="en-US"/>
        </w:rPr>
        <w:br/>
        <w:t xml:space="preserve">        </w:t>
      </w:r>
      <w:proofErr w:type="spellStart"/>
      <w:r w:rsidRPr="00380235">
        <w:rPr>
          <w:rFonts w:ascii="Courier New" w:hAnsi="Courier New"/>
          <w:sz w:val="18"/>
          <w:lang w:val="en-US"/>
        </w:rPr>
        <w:t>old_values</w:t>
      </w:r>
      <w:proofErr w:type="spellEnd"/>
      <w:r w:rsidRPr="00380235">
        <w:rPr>
          <w:rFonts w:ascii="Courier New" w:hAnsi="Courier New"/>
          <w:sz w:val="18"/>
          <w:lang w:val="en-US"/>
        </w:rPr>
        <w:t>,</w:t>
      </w:r>
      <w:r w:rsidRPr="00380235">
        <w:rPr>
          <w:rFonts w:ascii="Courier New" w:hAnsi="Courier New"/>
          <w:sz w:val="18"/>
          <w:lang w:val="en-US"/>
        </w:rPr>
        <w:br/>
        <w:t xml:space="preserve">        </w:t>
      </w:r>
      <w:proofErr w:type="spellStart"/>
      <w:r w:rsidRPr="00380235">
        <w:rPr>
          <w:rFonts w:ascii="Courier New" w:hAnsi="Courier New"/>
          <w:sz w:val="18"/>
          <w:lang w:val="en-US"/>
        </w:rPr>
        <w:t>new_values</w:t>
      </w:r>
      <w:proofErr w:type="spellEnd"/>
      <w:r w:rsidRPr="00380235">
        <w:rPr>
          <w:rFonts w:ascii="Courier New" w:hAnsi="Courier New"/>
          <w:sz w:val="18"/>
          <w:lang w:val="en-US"/>
        </w:rPr>
        <w:t xml:space="preserve">, </w:t>
      </w:r>
      <w:r w:rsidRPr="00380235">
        <w:rPr>
          <w:rFonts w:ascii="Courier New" w:hAnsi="Courier New"/>
          <w:sz w:val="18"/>
          <w:lang w:val="en-US"/>
        </w:rPr>
        <w:br/>
        <w:t xml:space="preserve">        </w:t>
      </w:r>
      <w:proofErr w:type="spellStart"/>
      <w:r w:rsidRPr="00380235">
        <w:rPr>
          <w:rFonts w:ascii="Courier New" w:hAnsi="Courier New"/>
          <w:sz w:val="18"/>
          <w:lang w:val="en-US"/>
        </w:rPr>
        <w:t>user_id</w:t>
      </w:r>
      <w:proofErr w:type="spellEnd"/>
      <w:r w:rsidRPr="00380235">
        <w:rPr>
          <w:rFonts w:ascii="Courier New" w:hAnsi="Courier New"/>
          <w:sz w:val="18"/>
          <w:lang w:val="en-US"/>
        </w:rPr>
        <w:t xml:space="preserve">, </w:t>
      </w:r>
      <w:r w:rsidRPr="00380235">
        <w:rPr>
          <w:rFonts w:ascii="Courier New" w:hAnsi="Courier New"/>
          <w:sz w:val="18"/>
          <w:lang w:val="en-US"/>
        </w:rPr>
        <w:br/>
        <w:t xml:space="preserve">        </w:t>
      </w:r>
      <w:proofErr w:type="spellStart"/>
      <w:r w:rsidRPr="00380235">
        <w:rPr>
          <w:rFonts w:ascii="Courier New" w:hAnsi="Courier New"/>
          <w:sz w:val="18"/>
          <w:lang w:val="en-US"/>
        </w:rPr>
        <w:t>changed_at</w:t>
      </w:r>
      <w:proofErr w:type="spellEnd"/>
      <w:r w:rsidRPr="00380235">
        <w:rPr>
          <w:rFonts w:ascii="Courier New" w:hAnsi="Courier New"/>
          <w:sz w:val="18"/>
          <w:lang w:val="en-US"/>
        </w:rPr>
        <w:br/>
        <w:t xml:space="preserve">    )</w:t>
      </w:r>
      <w:r w:rsidRPr="00380235">
        <w:rPr>
          <w:rFonts w:ascii="Courier New" w:hAnsi="Courier New"/>
          <w:sz w:val="18"/>
          <w:lang w:val="en-US"/>
        </w:rPr>
        <w:br/>
        <w:t xml:space="preserve">    VALUES (</w:t>
      </w:r>
      <w:r w:rsidRPr="00380235">
        <w:rPr>
          <w:rFonts w:ascii="Courier New" w:hAnsi="Courier New"/>
          <w:sz w:val="18"/>
          <w:lang w:val="en-US"/>
        </w:rPr>
        <w:br/>
        <w:t xml:space="preserve">        'users',</w:t>
      </w:r>
      <w:r w:rsidRPr="00380235">
        <w:rPr>
          <w:rFonts w:ascii="Courier New" w:hAnsi="Courier New"/>
          <w:sz w:val="18"/>
          <w:lang w:val="en-US"/>
        </w:rPr>
        <w:br/>
        <w:t xml:space="preserve">        'UPDATE',</w:t>
      </w:r>
      <w:r w:rsidRPr="00380235">
        <w:rPr>
          <w:rFonts w:ascii="Courier New" w:hAnsi="Courier New"/>
          <w:sz w:val="18"/>
          <w:lang w:val="en-US"/>
        </w:rPr>
        <w:br/>
        <w:t xml:space="preserve">        NEW.id,</w:t>
      </w:r>
      <w:r w:rsidRPr="00380235">
        <w:rPr>
          <w:rFonts w:ascii="Courier New" w:hAnsi="Courier New"/>
          <w:sz w:val="18"/>
          <w:lang w:val="en-US"/>
        </w:rPr>
        <w:br/>
        <w:t xml:space="preserve">        JSON_OBJECT(</w:t>
      </w:r>
      <w:r w:rsidRPr="00380235">
        <w:rPr>
          <w:rFonts w:ascii="Courier New" w:hAnsi="Courier New"/>
          <w:sz w:val="18"/>
          <w:lang w:val="en-US"/>
        </w:rPr>
        <w:br/>
        <w:t xml:space="preserve">            'email', </w:t>
      </w:r>
      <w:proofErr w:type="spellStart"/>
      <w:r w:rsidRPr="00380235">
        <w:rPr>
          <w:rFonts w:ascii="Courier New" w:hAnsi="Courier New"/>
          <w:sz w:val="18"/>
          <w:lang w:val="en-US"/>
        </w:rPr>
        <w:t>OLD.email</w:t>
      </w:r>
      <w:proofErr w:type="spellEnd"/>
      <w:r w:rsidRPr="00380235">
        <w:rPr>
          <w:rFonts w:ascii="Courier New" w:hAnsi="Courier New"/>
          <w:sz w:val="18"/>
          <w:lang w:val="en-US"/>
        </w:rPr>
        <w:t>,</w:t>
      </w:r>
      <w:r w:rsidRPr="00380235">
        <w:rPr>
          <w:rFonts w:ascii="Courier New" w:hAnsi="Courier New"/>
          <w:sz w:val="18"/>
          <w:lang w:val="en-US"/>
        </w:rPr>
        <w:br/>
        <w:t xml:space="preserve">            'role', </w:t>
      </w:r>
      <w:proofErr w:type="spellStart"/>
      <w:r w:rsidRPr="00380235">
        <w:rPr>
          <w:rFonts w:ascii="Courier New" w:hAnsi="Courier New"/>
          <w:sz w:val="18"/>
          <w:lang w:val="en-US"/>
        </w:rPr>
        <w:t>OLD.role</w:t>
      </w:r>
      <w:proofErr w:type="spellEnd"/>
      <w:r w:rsidRPr="00380235">
        <w:rPr>
          <w:rFonts w:ascii="Courier New" w:hAnsi="Courier New"/>
          <w:sz w:val="18"/>
          <w:lang w:val="en-US"/>
        </w:rPr>
        <w:t>,</w:t>
      </w:r>
      <w:r w:rsidRPr="00380235">
        <w:rPr>
          <w:rFonts w:ascii="Courier New" w:hAnsi="Courier New"/>
          <w:sz w:val="18"/>
          <w:lang w:val="en-US"/>
        </w:rPr>
        <w:br/>
        <w:t xml:space="preserve">            '</w:t>
      </w:r>
      <w:proofErr w:type="spellStart"/>
      <w:r w:rsidRPr="00380235">
        <w:rPr>
          <w:rFonts w:ascii="Courier New" w:hAnsi="Courier New"/>
          <w:sz w:val="18"/>
          <w:lang w:val="en-US"/>
        </w:rPr>
        <w:t>full_name</w:t>
      </w:r>
      <w:proofErr w:type="spellEnd"/>
      <w:r w:rsidRPr="00380235">
        <w:rPr>
          <w:rFonts w:ascii="Courier New" w:hAnsi="Courier New"/>
          <w:sz w:val="18"/>
          <w:lang w:val="en-US"/>
        </w:rPr>
        <w:t xml:space="preserve">', </w:t>
      </w:r>
      <w:proofErr w:type="spellStart"/>
      <w:r w:rsidRPr="00380235">
        <w:rPr>
          <w:rFonts w:ascii="Courier New" w:hAnsi="Courier New"/>
          <w:sz w:val="18"/>
          <w:lang w:val="en-US"/>
        </w:rPr>
        <w:t>OLD.full_name</w:t>
      </w:r>
      <w:proofErr w:type="spellEnd"/>
      <w:r w:rsidRPr="00380235">
        <w:rPr>
          <w:rFonts w:ascii="Courier New" w:hAnsi="Courier New"/>
          <w:sz w:val="18"/>
          <w:lang w:val="en-US"/>
        </w:rPr>
        <w:t>,</w:t>
      </w:r>
      <w:r w:rsidRPr="00380235">
        <w:rPr>
          <w:rFonts w:ascii="Courier New" w:hAnsi="Courier New"/>
          <w:sz w:val="18"/>
          <w:lang w:val="en-US"/>
        </w:rPr>
        <w:br/>
        <w:t xml:space="preserve">            '</w:t>
      </w:r>
      <w:proofErr w:type="spellStart"/>
      <w:r w:rsidRPr="00380235">
        <w:rPr>
          <w:rFonts w:ascii="Courier New" w:hAnsi="Courier New"/>
          <w:sz w:val="18"/>
          <w:lang w:val="en-US"/>
        </w:rPr>
        <w:t>is_active</w:t>
      </w:r>
      <w:proofErr w:type="spellEnd"/>
      <w:r w:rsidRPr="00380235">
        <w:rPr>
          <w:rFonts w:ascii="Courier New" w:hAnsi="Courier New"/>
          <w:sz w:val="18"/>
          <w:lang w:val="en-US"/>
        </w:rPr>
        <w:t xml:space="preserve">', </w:t>
      </w:r>
      <w:proofErr w:type="spellStart"/>
      <w:r w:rsidRPr="00380235">
        <w:rPr>
          <w:rFonts w:ascii="Courier New" w:hAnsi="Courier New"/>
          <w:sz w:val="18"/>
          <w:lang w:val="en-US"/>
        </w:rPr>
        <w:t>OLD.is_active</w:t>
      </w:r>
      <w:proofErr w:type="spellEnd"/>
      <w:r w:rsidRPr="00380235">
        <w:rPr>
          <w:rFonts w:ascii="Courier New" w:hAnsi="Courier New"/>
          <w:sz w:val="18"/>
          <w:lang w:val="en-US"/>
        </w:rPr>
        <w:br/>
        <w:t xml:space="preserve">        ),</w:t>
      </w:r>
      <w:r w:rsidRPr="00380235">
        <w:rPr>
          <w:rFonts w:ascii="Courier New" w:hAnsi="Courier New"/>
          <w:sz w:val="18"/>
          <w:lang w:val="en-US"/>
        </w:rPr>
        <w:br/>
        <w:t xml:space="preserve">        JSON_OBJECT(</w:t>
      </w:r>
      <w:r w:rsidRPr="00380235">
        <w:rPr>
          <w:rFonts w:ascii="Courier New" w:hAnsi="Courier New"/>
          <w:sz w:val="18"/>
          <w:lang w:val="en-US"/>
        </w:rPr>
        <w:br/>
        <w:t xml:space="preserve">            'email', </w:t>
      </w:r>
      <w:proofErr w:type="spellStart"/>
      <w:r w:rsidRPr="00380235">
        <w:rPr>
          <w:rFonts w:ascii="Courier New" w:hAnsi="Courier New"/>
          <w:sz w:val="18"/>
          <w:lang w:val="en-US"/>
        </w:rPr>
        <w:t>NEW.email</w:t>
      </w:r>
      <w:proofErr w:type="spellEnd"/>
      <w:r w:rsidRPr="00380235">
        <w:rPr>
          <w:rFonts w:ascii="Courier New" w:hAnsi="Courier New"/>
          <w:sz w:val="18"/>
          <w:lang w:val="en-US"/>
        </w:rPr>
        <w:t>,</w:t>
      </w:r>
      <w:r w:rsidRPr="00380235">
        <w:rPr>
          <w:rFonts w:ascii="Courier New" w:hAnsi="Courier New"/>
          <w:sz w:val="18"/>
          <w:lang w:val="en-US"/>
        </w:rPr>
        <w:br/>
        <w:t xml:space="preserve">            'role', </w:t>
      </w:r>
      <w:proofErr w:type="spellStart"/>
      <w:r w:rsidRPr="00380235">
        <w:rPr>
          <w:rFonts w:ascii="Courier New" w:hAnsi="Courier New"/>
          <w:sz w:val="18"/>
          <w:lang w:val="en-US"/>
        </w:rPr>
        <w:t>NEW.role</w:t>
      </w:r>
      <w:proofErr w:type="spellEnd"/>
      <w:r w:rsidRPr="00380235">
        <w:rPr>
          <w:rFonts w:ascii="Courier New" w:hAnsi="Courier New"/>
          <w:sz w:val="18"/>
          <w:lang w:val="en-US"/>
        </w:rPr>
        <w:t>,</w:t>
      </w:r>
      <w:r w:rsidRPr="00380235">
        <w:rPr>
          <w:rFonts w:ascii="Courier New" w:hAnsi="Courier New"/>
          <w:sz w:val="18"/>
          <w:lang w:val="en-US"/>
        </w:rPr>
        <w:br/>
        <w:t xml:space="preserve">            '</w:t>
      </w:r>
      <w:proofErr w:type="spellStart"/>
      <w:r w:rsidRPr="00380235">
        <w:rPr>
          <w:rFonts w:ascii="Courier New" w:hAnsi="Courier New"/>
          <w:sz w:val="18"/>
          <w:lang w:val="en-US"/>
        </w:rPr>
        <w:t>full_name</w:t>
      </w:r>
      <w:proofErr w:type="spellEnd"/>
      <w:r w:rsidRPr="00380235">
        <w:rPr>
          <w:rFonts w:ascii="Courier New" w:hAnsi="Courier New"/>
          <w:sz w:val="18"/>
          <w:lang w:val="en-US"/>
        </w:rPr>
        <w:t xml:space="preserve">', </w:t>
      </w:r>
      <w:proofErr w:type="spellStart"/>
      <w:r w:rsidRPr="00380235">
        <w:rPr>
          <w:rFonts w:ascii="Courier New" w:hAnsi="Courier New"/>
          <w:sz w:val="18"/>
          <w:lang w:val="en-US"/>
        </w:rPr>
        <w:t>NEW.full_name</w:t>
      </w:r>
      <w:proofErr w:type="spellEnd"/>
      <w:r w:rsidRPr="00380235">
        <w:rPr>
          <w:rFonts w:ascii="Courier New" w:hAnsi="Courier New"/>
          <w:sz w:val="18"/>
          <w:lang w:val="en-US"/>
        </w:rPr>
        <w:t>,</w:t>
      </w:r>
      <w:r w:rsidRPr="00380235">
        <w:rPr>
          <w:rFonts w:ascii="Courier New" w:hAnsi="Courier New"/>
          <w:sz w:val="18"/>
          <w:lang w:val="en-US"/>
        </w:rPr>
        <w:br/>
        <w:t xml:space="preserve">            '</w:t>
      </w:r>
      <w:proofErr w:type="spellStart"/>
      <w:r w:rsidRPr="00380235">
        <w:rPr>
          <w:rFonts w:ascii="Courier New" w:hAnsi="Courier New"/>
          <w:sz w:val="18"/>
          <w:lang w:val="en-US"/>
        </w:rPr>
        <w:t>is_active</w:t>
      </w:r>
      <w:proofErr w:type="spellEnd"/>
      <w:r w:rsidRPr="00380235">
        <w:rPr>
          <w:rFonts w:ascii="Courier New" w:hAnsi="Courier New"/>
          <w:sz w:val="18"/>
          <w:lang w:val="en-US"/>
        </w:rPr>
        <w:t xml:space="preserve">', </w:t>
      </w:r>
      <w:proofErr w:type="spellStart"/>
      <w:r w:rsidRPr="00380235">
        <w:rPr>
          <w:rFonts w:ascii="Courier New" w:hAnsi="Courier New"/>
          <w:sz w:val="18"/>
          <w:lang w:val="en-US"/>
        </w:rPr>
        <w:t>NEW.is_active</w:t>
      </w:r>
      <w:proofErr w:type="spellEnd"/>
      <w:r w:rsidRPr="00380235">
        <w:rPr>
          <w:rFonts w:ascii="Courier New" w:hAnsi="Courier New"/>
          <w:sz w:val="18"/>
          <w:lang w:val="en-US"/>
        </w:rPr>
        <w:br/>
      </w:r>
      <w:r w:rsidRPr="00380235">
        <w:rPr>
          <w:rFonts w:ascii="Courier New" w:hAnsi="Courier New"/>
          <w:sz w:val="18"/>
          <w:lang w:val="en-US"/>
        </w:rPr>
        <w:lastRenderedPageBreak/>
        <w:t xml:space="preserve">        ),</w:t>
      </w:r>
      <w:r w:rsidRPr="00380235">
        <w:rPr>
          <w:rFonts w:ascii="Courier New" w:hAnsi="Courier New"/>
          <w:sz w:val="18"/>
          <w:lang w:val="en-US"/>
        </w:rPr>
        <w:br/>
        <w:t xml:space="preserve">        NEW.id,</w:t>
      </w:r>
      <w:r w:rsidRPr="00380235">
        <w:rPr>
          <w:rFonts w:ascii="Courier New" w:hAnsi="Courier New"/>
          <w:sz w:val="18"/>
          <w:lang w:val="en-US"/>
        </w:rPr>
        <w:br/>
        <w:t xml:space="preserve">        NOW()</w:t>
      </w:r>
      <w:r w:rsidRPr="00380235">
        <w:rPr>
          <w:rFonts w:ascii="Courier New" w:hAnsi="Courier New"/>
          <w:sz w:val="18"/>
          <w:lang w:val="en-US"/>
        </w:rPr>
        <w:br/>
        <w:t xml:space="preserve">    );</w:t>
      </w:r>
      <w:r w:rsidRPr="00380235">
        <w:rPr>
          <w:rFonts w:ascii="Courier New" w:hAnsi="Courier New"/>
          <w:sz w:val="18"/>
          <w:lang w:val="en-US"/>
        </w:rPr>
        <w:br/>
        <w:t>END</w:t>
      </w:r>
      <w:r w:rsidRPr="00380235">
        <w:rPr>
          <w:rFonts w:ascii="Courier New" w:hAnsi="Courier New"/>
          <w:sz w:val="18"/>
          <w:lang w:val="en-US"/>
        </w:rPr>
        <w:br/>
        <w:t xml:space="preserve">CREATE TRIGGER </w:t>
      </w:r>
      <w:proofErr w:type="spellStart"/>
      <w:r w:rsidRPr="00380235">
        <w:rPr>
          <w:rFonts w:ascii="Courier New" w:hAnsi="Courier New"/>
          <w:sz w:val="18"/>
          <w:lang w:val="en-US"/>
        </w:rPr>
        <w:t>audit_users_delete</w:t>
      </w:r>
      <w:proofErr w:type="spellEnd"/>
      <w:r w:rsidRPr="00380235">
        <w:rPr>
          <w:rFonts w:ascii="Courier New" w:hAnsi="Courier New"/>
          <w:sz w:val="18"/>
          <w:lang w:val="en-US"/>
        </w:rPr>
        <w:br/>
        <w:t>AFTER DELETE ON users</w:t>
      </w:r>
      <w:r w:rsidRPr="00380235">
        <w:rPr>
          <w:rFonts w:ascii="Courier New" w:hAnsi="Courier New"/>
          <w:sz w:val="18"/>
          <w:lang w:val="en-US"/>
        </w:rPr>
        <w:br/>
        <w:t>FOR EACH ROW</w:t>
      </w:r>
      <w:r w:rsidRPr="00380235">
        <w:rPr>
          <w:rFonts w:ascii="Courier New" w:hAnsi="Courier New"/>
          <w:sz w:val="18"/>
          <w:lang w:val="en-US"/>
        </w:rPr>
        <w:br/>
        <w:t>BEGIN</w:t>
      </w:r>
      <w:r w:rsidRPr="00380235">
        <w:rPr>
          <w:rFonts w:ascii="Courier New" w:hAnsi="Courier New"/>
          <w:sz w:val="18"/>
          <w:lang w:val="en-US"/>
        </w:rPr>
        <w:br/>
        <w:t xml:space="preserve">    INSERT INTO </w:t>
      </w:r>
      <w:proofErr w:type="spellStart"/>
      <w:r w:rsidRPr="00380235">
        <w:rPr>
          <w:rFonts w:ascii="Courier New" w:hAnsi="Courier New"/>
          <w:sz w:val="18"/>
          <w:lang w:val="en-US"/>
        </w:rPr>
        <w:t>audit_log</w:t>
      </w:r>
      <w:proofErr w:type="spellEnd"/>
      <w:r w:rsidRPr="00380235">
        <w:rPr>
          <w:rFonts w:ascii="Courier New" w:hAnsi="Courier New"/>
          <w:sz w:val="18"/>
          <w:lang w:val="en-US"/>
        </w:rPr>
        <w:t xml:space="preserve"> (</w:t>
      </w:r>
      <w:r w:rsidRPr="00380235">
        <w:rPr>
          <w:rFonts w:ascii="Courier New" w:hAnsi="Courier New"/>
          <w:sz w:val="18"/>
          <w:lang w:val="en-US"/>
        </w:rPr>
        <w:br/>
        <w:t xml:space="preserve">        </w:t>
      </w:r>
      <w:proofErr w:type="spellStart"/>
      <w:r w:rsidRPr="00380235">
        <w:rPr>
          <w:rFonts w:ascii="Courier New" w:hAnsi="Courier New"/>
          <w:sz w:val="18"/>
          <w:lang w:val="en-US"/>
        </w:rPr>
        <w:t>table_name</w:t>
      </w:r>
      <w:proofErr w:type="spellEnd"/>
      <w:r w:rsidRPr="00380235">
        <w:rPr>
          <w:rFonts w:ascii="Courier New" w:hAnsi="Courier New"/>
          <w:sz w:val="18"/>
          <w:lang w:val="en-US"/>
        </w:rPr>
        <w:t xml:space="preserve">, </w:t>
      </w:r>
      <w:r w:rsidRPr="00380235">
        <w:rPr>
          <w:rFonts w:ascii="Courier New" w:hAnsi="Courier New"/>
          <w:sz w:val="18"/>
          <w:lang w:val="en-US"/>
        </w:rPr>
        <w:br/>
        <w:t xml:space="preserve">        </w:t>
      </w:r>
      <w:proofErr w:type="spellStart"/>
      <w:r w:rsidRPr="00380235">
        <w:rPr>
          <w:rFonts w:ascii="Courier New" w:hAnsi="Courier New"/>
          <w:sz w:val="18"/>
          <w:lang w:val="en-US"/>
        </w:rPr>
        <w:t>operation_type</w:t>
      </w:r>
      <w:proofErr w:type="spellEnd"/>
      <w:r w:rsidRPr="00380235">
        <w:rPr>
          <w:rFonts w:ascii="Courier New" w:hAnsi="Courier New"/>
          <w:sz w:val="18"/>
          <w:lang w:val="en-US"/>
        </w:rPr>
        <w:t xml:space="preserve">, </w:t>
      </w:r>
      <w:r w:rsidRPr="00380235">
        <w:rPr>
          <w:rFonts w:ascii="Courier New" w:hAnsi="Courier New"/>
          <w:sz w:val="18"/>
          <w:lang w:val="en-US"/>
        </w:rPr>
        <w:br/>
        <w:t xml:space="preserve">        </w:t>
      </w:r>
      <w:proofErr w:type="spellStart"/>
      <w:r w:rsidRPr="00380235">
        <w:rPr>
          <w:rFonts w:ascii="Courier New" w:hAnsi="Courier New"/>
          <w:sz w:val="18"/>
          <w:lang w:val="en-US"/>
        </w:rPr>
        <w:t>record_id</w:t>
      </w:r>
      <w:proofErr w:type="spellEnd"/>
      <w:r w:rsidRPr="00380235">
        <w:rPr>
          <w:rFonts w:ascii="Courier New" w:hAnsi="Courier New"/>
          <w:sz w:val="18"/>
          <w:lang w:val="en-US"/>
        </w:rPr>
        <w:t xml:space="preserve">, </w:t>
      </w:r>
      <w:r w:rsidRPr="00380235">
        <w:rPr>
          <w:rFonts w:ascii="Courier New" w:hAnsi="Courier New"/>
          <w:sz w:val="18"/>
          <w:lang w:val="en-US"/>
        </w:rPr>
        <w:br/>
        <w:t xml:space="preserve">        </w:t>
      </w:r>
      <w:proofErr w:type="spellStart"/>
      <w:r w:rsidRPr="00380235">
        <w:rPr>
          <w:rFonts w:ascii="Courier New" w:hAnsi="Courier New"/>
          <w:sz w:val="18"/>
          <w:lang w:val="en-US"/>
        </w:rPr>
        <w:t>old_values</w:t>
      </w:r>
      <w:proofErr w:type="spellEnd"/>
      <w:r w:rsidRPr="00380235">
        <w:rPr>
          <w:rFonts w:ascii="Courier New" w:hAnsi="Courier New"/>
          <w:sz w:val="18"/>
          <w:lang w:val="en-US"/>
        </w:rPr>
        <w:t>,</w:t>
      </w:r>
      <w:r w:rsidRPr="00380235">
        <w:rPr>
          <w:rFonts w:ascii="Courier New" w:hAnsi="Courier New"/>
          <w:sz w:val="18"/>
          <w:lang w:val="en-US"/>
        </w:rPr>
        <w:br/>
        <w:t xml:space="preserve">        </w:t>
      </w:r>
      <w:proofErr w:type="spellStart"/>
      <w:r w:rsidRPr="00380235">
        <w:rPr>
          <w:rFonts w:ascii="Courier New" w:hAnsi="Courier New"/>
          <w:sz w:val="18"/>
          <w:lang w:val="en-US"/>
        </w:rPr>
        <w:t>user_id</w:t>
      </w:r>
      <w:proofErr w:type="spellEnd"/>
      <w:r w:rsidRPr="00380235">
        <w:rPr>
          <w:rFonts w:ascii="Courier New" w:hAnsi="Courier New"/>
          <w:sz w:val="18"/>
          <w:lang w:val="en-US"/>
        </w:rPr>
        <w:t xml:space="preserve">, </w:t>
      </w:r>
      <w:r w:rsidRPr="00380235">
        <w:rPr>
          <w:rFonts w:ascii="Courier New" w:hAnsi="Courier New"/>
          <w:sz w:val="18"/>
          <w:lang w:val="en-US"/>
        </w:rPr>
        <w:br/>
        <w:t xml:space="preserve">        </w:t>
      </w:r>
      <w:proofErr w:type="spellStart"/>
      <w:r w:rsidRPr="00380235">
        <w:rPr>
          <w:rFonts w:ascii="Courier New" w:hAnsi="Courier New"/>
          <w:sz w:val="18"/>
          <w:lang w:val="en-US"/>
        </w:rPr>
        <w:t>changed_at</w:t>
      </w:r>
      <w:proofErr w:type="spellEnd"/>
      <w:r w:rsidRPr="00380235">
        <w:rPr>
          <w:rFonts w:ascii="Courier New" w:hAnsi="Courier New"/>
          <w:sz w:val="18"/>
          <w:lang w:val="en-US"/>
        </w:rPr>
        <w:br/>
        <w:t xml:space="preserve">    )</w:t>
      </w:r>
      <w:r w:rsidRPr="00380235">
        <w:rPr>
          <w:rFonts w:ascii="Courier New" w:hAnsi="Courier New"/>
          <w:sz w:val="18"/>
          <w:lang w:val="en-US"/>
        </w:rPr>
        <w:br/>
        <w:t xml:space="preserve">    VALUES (</w:t>
      </w:r>
      <w:r w:rsidRPr="00380235">
        <w:rPr>
          <w:rFonts w:ascii="Courier New" w:hAnsi="Courier New"/>
          <w:sz w:val="18"/>
          <w:lang w:val="en-US"/>
        </w:rPr>
        <w:br/>
        <w:t xml:space="preserve">        'users',</w:t>
      </w:r>
      <w:r w:rsidRPr="00380235">
        <w:rPr>
          <w:rFonts w:ascii="Courier New" w:hAnsi="Courier New"/>
          <w:sz w:val="18"/>
          <w:lang w:val="en-US"/>
        </w:rPr>
        <w:br/>
        <w:t xml:space="preserve">        'DELETE',</w:t>
      </w:r>
      <w:r w:rsidRPr="00380235">
        <w:rPr>
          <w:rFonts w:ascii="Courier New" w:hAnsi="Courier New"/>
          <w:sz w:val="18"/>
          <w:lang w:val="en-US"/>
        </w:rPr>
        <w:br/>
        <w:t xml:space="preserve">        OLD.id,</w:t>
      </w:r>
      <w:r w:rsidRPr="00380235">
        <w:rPr>
          <w:rFonts w:ascii="Courier New" w:hAnsi="Courier New"/>
          <w:sz w:val="18"/>
          <w:lang w:val="en-US"/>
        </w:rPr>
        <w:br/>
        <w:t xml:space="preserve">        JSON_OBJECT(</w:t>
      </w:r>
      <w:r w:rsidRPr="00380235">
        <w:rPr>
          <w:rFonts w:ascii="Courier New" w:hAnsi="Courier New"/>
          <w:sz w:val="18"/>
          <w:lang w:val="en-US"/>
        </w:rPr>
        <w:br/>
        <w:t xml:space="preserve">            'email', </w:t>
      </w:r>
      <w:proofErr w:type="spellStart"/>
      <w:r w:rsidRPr="00380235">
        <w:rPr>
          <w:rFonts w:ascii="Courier New" w:hAnsi="Courier New"/>
          <w:sz w:val="18"/>
          <w:lang w:val="en-US"/>
        </w:rPr>
        <w:t>OLD.email</w:t>
      </w:r>
      <w:proofErr w:type="spellEnd"/>
      <w:r w:rsidRPr="00380235">
        <w:rPr>
          <w:rFonts w:ascii="Courier New" w:hAnsi="Courier New"/>
          <w:sz w:val="18"/>
          <w:lang w:val="en-US"/>
        </w:rPr>
        <w:t>,</w:t>
      </w:r>
      <w:r w:rsidRPr="00380235">
        <w:rPr>
          <w:rFonts w:ascii="Courier New" w:hAnsi="Courier New"/>
          <w:sz w:val="18"/>
          <w:lang w:val="en-US"/>
        </w:rPr>
        <w:br/>
        <w:t xml:space="preserve">            'role', </w:t>
      </w:r>
      <w:proofErr w:type="spellStart"/>
      <w:r w:rsidRPr="00380235">
        <w:rPr>
          <w:rFonts w:ascii="Courier New" w:hAnsi="Courier New"/>
          <w:sz w:val="18"/>
          <w:lang w:val="en-US"/>
        </w:rPr>
        <w:t>OLD.role</w:t>
      </w:r>
      <w:proofErr w:type="spellEnd"/>
      <w:r w:rsidRPr="00380235">
        <w:rPr>
          <w:rFonts w:ascii="Courier New" w:hAnsi="Courier New"/>
          <w:sz w:val="18"/>
          <w:lang w:val="en-US"/>
        </w:rPr>
        <w:t>,</w:t>
      </w:r>
      <w:r w:rsidRPr="00380235">
        <w:rPr>
          <w:rFonts w:ascii="Courier New" w:hAnsi="Courier New"/>
          <w:sz w:val="18"/>
          <w:lang w:val="en-US"/>
        </w:rPr>
        <w:br/>
        <w:t xml:space="preserve">            '</w:t>
      </w:r>
      <w:proofErr w:type="spellStart"/>
      <w:r w:rsidRPr="00380235">
        <w:rPr>
          <w:rFonts w:ascii="Courier New" w:hAnsi="Courier New"/>
          <w:sz w:val="18"/>
          <w:lang w:val="en-US"/>
        </w:rPr>
        <w:t>full_name</w:t>
      </w:r>
      <w:proofErr w:type="spellEnd"/>
      <w:r w:rsidRPr="00380235">
        <w:rPr>
          <w:rFonts w:ascii="Courier New" w:hAnsi="Courier New"/>
          <w:sz w:val="18"/>
          <w:lang w:val="en-US"/>
        </w:rPr>
        <w:t xml:space="preserve">', </w:t>
      </w:r>
      <w:proofErr w:type="spellStart"/>
      <w:r w:rsidRPr="00380235">
        <w:rPr>
          <w:rFonts w:ascii="Courier New" w:hAnsi="Courier New"/>
          <w:sz w:val="18"/>
          <w:lang w:val="en-US"/>
        </w:rPr>
        <w:t>OLD.full_name</w:t>
      </w:r>
      <w:proofErr w:type="spellEnd"/>
      <w:r w:rsidRPr="00380235">
        <w:rPr>
          <w:rFonts w:ascii="Courier New" w:hAnsi="Courier New"/>
          <w:sz w:val="18"/>
          <w:lang w:val="en-US"/>
        </w:rPr>
        <w:t>,</w:t>
      </w:r>
      <w:r w:rsidRPr="00380235">
        <w:rPr>
          <w:rFonts w:ascii="Courier New" w:hAnsi="Courier New"/>
          <w:sz w:val="18"/>
          <w:lang w:val="en-US"/>
        </w:rPr>
        <w:br/>
        <w:t xml:space="preserve">            '</w:t>
      </w:r>
      <w:proofErr w:type="spellStart"/>
      <w:r w:rsidRPr="00380235">
        <w:rPr>
          <w:rFonts w:ascii="Courier New" w:hAnsi="Courier New"/>
          <w:sz w:val="18"/>
          <w:lang w:val="en-US"/>
        </w:rPr>
        <w:t>is_active</w:t>
      </w:r>
      <w:proofErr w:type="spellEnd"/>
      <w:r w:rsidRPr="00380235">
        <w:rPr>
          <w:rFonts w:ascii="Courier New" w:hAnsi="Courier New"/>
          <w:sz w:val="18"/>
          <w:lang w:val="en-US"/>
        </w:rPr>
        <w:t xml:space="preserve">', </w:t>
      </w:r>
      <w:proofErr w:type="spellStart"/>
      <w:r w:rsidRPr="00380235">
        <w:rPr>
          <w:rFonts w:ascii="Courier New" w:hAnsi="Courier New"/>
          <w:sz w:val="18"/>
          <w:lang w:val="en-US"/>
        </w:rPr>
        <w:t>OLD.is_active</w:t>
      </w:r>
      <w:proofErr w:type="spellEnd"/>
      <w:r w:rsidRPr="00380235">
        <w:rPr>
          <w:rFonts w:ascii="Courier New" w:hAnsi="Courier New"/>
          <w:sz w:val="18"/>
          <w:lang w:val="en-US"/>
        </w:rPr>
        <w:br/>
        <w:t xml:space="preserve">        ),</w:t>
      </w:r>
      <w:r w:rsidRPr="00380235">
        <w:rPr>
          <w:rFonts w:ascii="Courier New" w:hAnsi="Courier New"/>
          <w:sz w:val="18"/>
          <w:lang w:val="en-US"/>
        </w:rPr>
        <w:br/>
        <w:t xml:space="preserve">        OLD.id,</w:t>
      </w:r>
      <w:r w:rsidRPr="00380235">
        <w:rPr>
          <w:rFonts w:ascii="Courier New" w:hAnsi="Courier New"/>
          <w:sz w:val="18"/>
          <w:lang w:val="en-US"/>
        </w:rPr>
        <w:br/>
        <w:t xml:space="preserve">        NOW()</w:t>
      </w:r>
      <w:r w:rsidRPr="00380235">
        <w:rPr>
          <w:rFonts w:ascii="Courier New" w:hAnsi="Courier New"/>
          <w:sz w:val="18"/>
          <w:lang w:val="en-US"/>
        </w:rPr>
        <w:br/>
        <w:t xml:space="preserve">    );</w:t>
      </w:r>
      <w:r w:rsidRPr="00380235">
        <w:rPr>
          <w:rFonts w:ascii="Courier New" w:hAnsi="Courier New"/>
          <w:sz w:val="18"/>
          <w:lang w:val="en-US"/>
        </w:rPr>
        <w:br/>
        <w:t>END</w:t>
      </w:r>
    </w:p>
    <w:p w14:paraId="58705431" w14:textId="50A14716" w:rsidR="00854476" w:rsidRDefault="00000000" w:rsidP="00380235">
      <w:pPr>
        <w:spacing w:after="0" w:line="240" w:lineRule="auto"/>
        <w:ind w:left="0" w:firstLine="709"/>
      </w:pPr>
      <w:r>
        <w:t>Триггеры срабатывают автоматически после выполнения соответствующих операций (AFTER INSERT, AFTER UPDATE, AFTER DELETE) и записывают в таблицу audit_log всю необходимую информацию о произошедшем изменении. Для операции INSERT сохраняются новые значения записи, для UPDATE — как старые, так и новые значения, а для DELETE — только старые значения удаленной записи.</w:t>
      </w:r>
    </w:p>
    <w:p w14:paraId="7A6D2C74" w14:textId="713D1D7D" w:rsidR="00854476" w:rsidRDefault="00000000" w:rsidP="00380235">
      <w:pPr>
        <w:spacing w:after="0" w:line="240" w:lineRule="auto"/>
        <w:ind w:left="0" w:firstLine="709"/>
      </w:pPr>
      <w:r>
        <w:t>Аналогичные триггеры были созданы для всех критически важных таблиц системы: tests, questions, test_sessions, user_answers и других. Это позволяет полностью отслеживать жизненный цикл данных и при необходимости восстанавливать историю изменений.</w:t>
      </w:r>
    </w:p>
    <w:p w14:paraId="05B7DE26" w14:textId="42A28E62" w:rsidR="00854476" w:rsidRDefault="00000000" w:rsidP="00380235">
      <w:pPr>
        <w:spacing w:after="0" w:line="240" w:lineRule="auto"/>
        <w:ind w:left="0" w:firstLine="709"/>
      </w:pPr>
      <w:r>
        <w:t>Примеры запросов для работы с журналом аудита:</w:t>
      </w:r>
    </w:p>
    <w:p w14:paraId="79D213BE" w14:textId="77777777" w:rsidR="00854476" w:rsidRDefault="00000000" w:rsidP="00380235">
      <w:pPr>
        <w:spacing w:after="0" w:line="240" w:lineRule="auto"/>
        <w:ind w:left="0" w:firstLine="709"/>
      </w:pPr>
      <w:r>
        <w:t>1 Получение всех изменений конкретного пользователя:</w:t>
      </w:r>
    </w:p>
    <w:p w14:paraId="0DE04E21" w14:textId="44E5E582" w:rsidR="00854476" w:rsidRPr="00380235" w:rsidRDefault="00000000" w:rsidP="00380235">
      <w:pPr>
        <w:spacing w:after="0" w:line="240" w:lineRule="auto"/>
        <w:ind w:left="0" w:firstLine="709"/>
        <w:jc w:val="left"/>
      </w:pPr>
      <w:r w:rsidRPr="00380235">
        <w:rPr>
          <w:rFonts w:ascii="Courier New" w:hAnsi="Courier New"/>
          <w:sz w:val="18"/>
          <w:lang w:val="en-US"/>
        </w:rPr>
        <w:t xml:space="preserve">SELECT * FROM </w:t>
      </w:r>
      <w:proofErr w:type="spellStart"/>
      <w:r w:rsidRPr="00380235">
        <w:rPr>
          <w:rFonts w:ascii="Courier New" w:hAnsi="Courier New"/>
          <w:sz w:val="18"/>
          <w:lang w:val="en-US"/>
        </w:rPr>
        <w:t>audit_log</w:t>
      </w:r>
      <w:proofErr w:type="spellEnd"/>
      <w:r w:rsidRPr="00380235">
        <w:rPr>
          <w:rFonts w:ascii="Courier New" w:hAnsi="Courier New"/>
          <w:sz w:val="18"/>
          <w:lang w:val="en-US"/>
        </w:rPr>
        <w:t xml:space="preserve"> </w:t>
      </w:r>
      <w:r w:rsidRPr="00380235">
        <w:rPr>
          <w:rFonts w:ascii="Courier New" w:hAnsi="Courier New"/>
          <w:sz w:val="18"/>
          <w:lang w:val="en-US"/>
        </w:rPr>
        <w:br/>
        <w:t xml:space="preserve">WHERE </w:t>
      </w:r>
      <w:proofErr w:type="spellStart"/>
      <w:r w:rsidRPr="00380235">
        <w:rPr>
          <w:rFonts w:ascii="Courier New" w:hAnsi="Courier New"/>
          <w:sz w:val="18"/>
          <w:lang w:val="en-US"/>
        </w:rPr>
        <w:t>table_name</w:t>
      </w:r>
      <w:proofErr w:type="spellEnd"/>
      <w:r w:rsidRPr="00380235">
        <w:rPr>
          <w:rFonts w:ascii="Courier New" w:hAnsi="Courier New"/>
          <w:sz w:val="18"/>
          <w:lang w:val="en-US"/>
        </w:rPr>
        <w:t xml:space="preserve"> = 'users' AND </w:t>
      </w:r>
      <w:proofErr w:type="spellStart"/>
      <w:r w:rsidRPr="00380235">
        <w:rPr>
          <w:rFonts w:ascii="Courier New" w:hAnsi="Courier New"/>
          <w:sz w:val="18"/>
          <w:lang w:val="en-US"/>
        </w:rPr>
        <w:t>record_id</w:t>
      </w:r>
      <w:proofErr w:type="spellEnd"/>
      <w:r w:rsidRPr="00380235">
        <w:rPr>
          <w:rFonts w:ascii="Courier New" w:hAnsi="Courier New"/>
          <w:sz w:val="18"/>
          <w:lang w:val="en-US"/>
        </w:rPr>
        <w:t xml:space="preserve"> = 123 </w:t>
      </w:r>
      <w:r w:rsidRPr="00380235">
        <w:rPr>
          <w:rFonts w:ascii="Courier New" w:hAnsi="Courier New"/>
          <w:sz w:val="18"/>
          <w:lang w:val="en-US"/>
        </w:rPr>
        <w:br/>
        <w:t xml:space="preserve">ORDER BY </w:t>
      </w:r>
      <w:proofErr w:type="spellStart"/>
      <w:r w:rsidRPr="00380235">
        <w:rPr>
          <w:rFonts w:ascii="Courier New" w:hAnsi="Courier New"/>
          <w:sz w:val="18"/>
          <w:lang w:val="en-US"/>
        </w:rPr>
        <w:t>changed_at</w:t>
      </w:r>
      <w:proofErr w:type="spellEnd"/>
      <w:r w:rsidRPr="00380235">
        <w:rPr>
          <w:rFonts w:ascii="Courier New" w:hAnsi="Courier New"/>
          <w:sz w:val="18"/>
          <w:lang w:val="en-US"/>
        </w:rPr>
        <w:t xml:space="preserve"> DESC;</w:t>
      </w:r>
    </w:p>
    <w:p w14:paraId="7121FAC9" w14:textId="77777777" w:rsidR="00854476" w:rsidRDefault="00000000" w:rsidP="00380235">
      <w:pPr>
        <w:spacing w:after="0" w:line="240" w:lineRule="auto"/>
        <w:ind w:left="0" w:firstLine="709"/>
      </w:pPr>
      <w:r>
        <w:t>2 Получение всех операций удаления за последний месяц:</w:t>
      </w:r>
    </w:p>
    <w:p w14:paraId="50791F5E" w14:textId="5620D706" w:rsidR="00854476" w:rsidRPr="00380235" w:rsidRDefault="00000000" w:rsidP="00380235">
      <w:pPr>
        <w:spacing w:after="0" w:line="240" w:lineRule="auto"/>
        <w:ind w:left="0" w:firstLine="709"/>
        <w:jc w:val="left"/>
      </w:pPr>
      <w:r w:rsidRPr="00380235">
        <w:rPr>
          <w:rFonts w:ascii="Courier New" w:hAnsi="Courier New"/>
          <w:sz w:val="18"/>
          <w:lang w:val="en-US"/>
        </w:rPr>
        <w:t xml:space="preserve">SELECT * FROM </w:t>
      </w:r>
      <w:proofErr w:type="spellStart"/>
      <w:r w:rsidRPr="00380235">
        <w:rPr>
          <w:rFonts w:ascii="Courier New" w:hAnsi="Courier New"/>
          <w:sz w:val="18"/>
          <w:lang w:val="en-US"/>
        </w:rPr>
        <w:t>audit_log</w:t>
      </w:r>
      <w:proofErr w:type="spellEnd"/>
      <w:r w:rsidRPr="00380235">
        <w:rPr>
          <w:rFonts w:ascii="Courier New" w:hAnsi="Courier New"/>
          <w:sz w:val="18"/>
          <w:lang w:val="en-US"/>
        </w:rPr>
        <w:t xml:space="preserve"> </w:t>
      </w:r>
      <w:r w:rsidRPr="00380235">
        <w:rPr>
          <w:rFonts w:ascii="Courier New" w:hAnsi="Courier New"/>
          <w:sz w:val="18"/>
          <w:lang w:val="en-US"/>
        </w:rPr>
        <w:br/>
        <w:t xml:space="preserve">WHERE </w:t>
      </w:r>
      <w:proofErr w:type="spellStart"/>
      <w:r w:rsidRPr="00380235">
        <w:rPr>
          <w:rFonts w:ascii="Courier New" w:hAnsi="Courier New"/>
          <w:sz w:val="18"/>
          <w:lang w:val="en-US"/>
        </w:rPr>
        <w:t>operation_type</w:t>
      </w:r>
      <w:proofErr w:type="spellEnd"/>
      <w:r w:rsidRPr="00380235">
        <w:rPr>
          <w:rFonts w:ascii="Courier New" w:hAnsi="Courier New"/>
          <w:sz w:val="18"/>
          <w:lang w:val="en-US"/>
        </w:rPr>
        <w:t xml:space="preserve"> = 'DELETE' </w:t>
      </w:r>
      <w:r w:rsidRPr="00380235">
        <w:rPr>
          <w:rFonts w:ascii="Courier New" w:hAnsi="Courier New"/>
          <w:sz w:val="18"/>
          <w:lang w:val="en-US"/>
        </w:rPr>
        <w:br/>
        <w:t xml:space="preserve">AND </w:t>
      </w:r>
      <w:proofErr w:type="spellStart"/>
      <w:r w:rsidRPr="00380235">
        <w:rPr>
          <w:rFonts w:ascii="Courier New" w:hAnsi="Courier New"/>
          <w:sz w:val="18"/>
          <w:lang w:val="en-US"/>
        </w:rPr>
        <w:t>changed_at</w:t>
      </w:r>
      <w:proofErr w:type="spellEnd"/>
      <w:r w:rsidRPr="00380235">
        <w:rPr>
          <w:rFonts w:ascii="Courier New" w:hAnsi="Courier New"/>
          <w:sz w:val="18"/>
          <w:lang w:val="en-US"/>
        </w:rPr>
        <w:t xml:space="preserve"> &gt;= DATE_SUB(</w:t>
      </w:r>
      <w:proofErr w:type="gramStart"/>
      <w:r w:rsidRPr="00380235">
        <w:rPr>
          <w:rFonts w:ascii="Courier New" w:hAnsi="Courier New"/>
          <w:sz w:val="18"/>
          <w:lang w:val="en-US"/>
        </w:rPr>
        <w:t>NOW(</w:t>
      </w:r>
      <w:proofErr w:type="gramEnd"/>
      <w:r w:rsidRPr="00380235">
        <w:rPr>
          <w:rFonts w:ascii="Courier New" w:hAnsi="Courier New"/>
          <w:sz w:val="18"/>
          <w:lang w:val="en-US"/>
        </w:rPr>
        <w:t>), INTERVAL 1 MONTH)</w:t>
      </w:r>
      <w:r w:rsidRPr="00380235">
        <w:rPr>
          <w:rFonts w:ascii="Courier New" w:hAnsi="Courier New"/>
          <w:sz w:val="18"/>
          <w:lang w:val="en-US"/>
        </w:rPr>
        <w:br/>
        <w:t xml:space="preserve">ORDER BY </w:t>
      </w:r>
      <w:proofErr w:type="spellStart"/>
      <w:r w:rsidRPr="00380235">
        <w:rPr>
          <w:rFonts w:ascii="Courier New" w:hAnsi="Courier New"/>
          <w:sz w:val="18"/>
          <w:lang w:val="en-US"/>
        </w:rPr>
        <w:t>changed_at</w:t>
      </w:r>
      <w:proofErr w:type="spellEnd"/>
      <w:r w:rsidRPr="00380235">
        <w:rPr>
          <w:rFonts w:ascii="Courier New" w:hAnsi="Courier New"/>
          <w:sz w:val="18"/>
          <w:lang w:val="en-US"/>
        </w:rPr>
        <w:t xml:space="preserve"> DESC;</w:t>
      </w:r>
    </w:p>
    <w:p w14:paraId="51B52AF8" w14:textId="77777777" w:rsidR="00854476" w:rsidRDefault="00000000" w:rsidP="00380235">
      <w:pPr>
        <w:spacing w:after="0" w:line="240" w:lineRule="auto"/>
        <w:ind w:left="0" w:firstLine="709"/>
      </w:pPr>
      <w:r>
        <w:t>3 Просмотр истории изменений конкретного теста:</w:t>
      </w:r>
    </w:p>
    <w:p w14:paraId="28131C38" w14:textId="42CD396D" w:rsidR="00854476" w:rsidRPr="00380235" w:rsidRDefault="00000000" w:rsidP="00380235">
      <w:pPr>
        <w:spacing w:after="0" w:line="240" w:lineRule="auto"/>
        <w:ind w:left="0" w:firstLine="709"/>
        <w:jc w:val="left"/>
      </w:pPr>
      <w:r w:rsidRPr="00380235">
        <w:rPr>
          <w:rFonts w:ascii="Courier New" w:hAnsi="Courier New"/>
          <w:sz w:val="18"/>
          <w:lang w:val="en-US"/>
        </w:rPr>
        <w:t xml:space="preserve">SELECT </w:t>
      </w:r>
      <w:r w:rsidRPr="00380235">
        <w:rPr>
          <w:rFonts w:ascii="Courier New" w:hAnsi="Courier New"/>
          <w:sz w:val="18"/>
          <w:lang w:val="en-US"/>
        </w:rPr>
        <w:br/>
        <w:t xml:space="preserve">    </w:t>
      </w:r>
      <w:proofErr w:type="spellStart"/>
      <w:proofErr w:type="gramStart"/>
      <w:r w:rsidRPr="00380235">
        <w:rPr>
          <w:rFonts w:ascii="Courier New" w:hAnsi="Courier New"/>
          <w:sz w:val="18"/>
          <w:lang w:val="en-US"/>
        </w:rPr>
        <w:t>al.changed</w:t>
      </w:r>
      <w:proofErr w:type="gramEnd"/>
      <w:r w:rsidRPr="00380235">
        <w:rPr>
          <w:rFonts w:ascii="Courier New" w:hAnsi="Courier New"/>
          <w:sz w:val="18"/>
          <w:lang w:val="en-US"/>
        </w:rPr>
        <w:t>_at</w:t>
      </w:r>
      <w:proofErr w:type="spellEnd"/>
      <w:r w:rsidRPr="00380235">
        <w:rPr>
          <w:rFonts w:ascii="Courier New" w:hAnsi="Courier New"/>
          <w:sz w:val="18"/>
          <w:lang w:val="en-US"/>
        </w:rPr>
        <w:t>,</w:t>
      </w:r>
      <w:r w:rsidRPr="00380235">
        <w:rPr>
          <w:rFonts w:ascii="Courier New" w:hAnsi="Courier New"/>
          <w:sz w:val="18"/>
          <w:lang w:val="en-US"/>
        </w:rPr>
        <w:br/>
        <w:t xml:space="preserve">    </w:t>
      </w:r>
      <w:proofErr w:type="spellStart"/>
      <w:proofErr w:type="gramStart"/>
      <w:r w:rsidRPr="00380235">
        <w:rPr>
          <w:rFonts w:ascii="Courier New" w:hAnsi="Courier New"/>
          <w:sz w:val="18"/>
          <w:lang w:val="en-US"/>
        </w:rPr>
        <w:t>al.operation</w:t>
      </w:r>
      <w:proofErr w:type="gramEnd"/>
      <w:r w:rsidRPr="00380235">
        <w:rPr>
          <w:rFonts w:ascii="Courier New" w:hAnsi="Courier New"/>
          <w:sz w:val="18"/>
          <w:lang w:val="en-US"/>
        </w:rPr>
        <w:t>_type</w:t>
      </w:r>
      <w:proofErr w:type="spellEnd"/>
      <w:r w:rsidRPr="00380235">
        <w:rPr>
          <w:rFonts w:ascii="Courier New" w:hAnsi="Courier New"/>
          <w:sz w:val="18"/>
          <w:lang w:val="en-US"/>
        </w:rPr>
        <w:t>,</w:t>
      </w:r>
      <w:r w:rsidRPr="00380235">
        <w:rPr>
          <w:rFonts w:ascii="Courier New" w:hAnsi="Courier New"/>
          <w:sz w:val="18"/>
          <w:lang w:val="en-US"/>
        </w:rPr>
        <w:br/>
        <w:t xml:space="preserve">    </w:t>
      </w:r>
      <w:proofErr w:type="spellStart"/>
      <w:r w:rsidRPr="00380235">
        <w:rPr>
          <w:rFonts w:ascii="Courier New" w:hAnsi="Courier New"/>
          <w:sz w:val="18"/>
          <w:lang w:val="en-US"/>
        </w:rPr>
        <w:t>al.old_values</w:t>
      </w:r>
      <w:proofErr w:type="spellEnd"/>
      <w:r w:rsidRPr="00380235">
        <w:rPr>
          <w:rFonts w:ascii="Courier New" w:hAnsi="Courier New"/>
          <w:sz w:val="18"/>
          <w:lang w:val="en-US"/>
        </w:rPr>
        <w:t>,</w:t>
      </w:r>
      <w:r w:rsidRPr="00380235">
        <w:rPr>
          <w:rFonts w:ascii="Courier New" w:hAnsi="Courier New"/>
          <w:sz w:val="18"/>
          <w:lang w:val="en-US"/>
        </w:rPr>
        <w:br/>
        <w:t xml:space="preserve">    </w:t>
      </w:r>
      <w:proofErr w:type="spellStart"/>
      <w:r w:rsidRPr="00380235">
        <w:rPr>
          <w:rFonts w:ascii="Courier New" w:hAnsi="Courier New"/>
          <w:sz w:val="18"/>
          <w:lang w:val="en-US"/>
        </w:rPr>
        <w:t>al.new_values</w:t>
      </w:r>
      <w:proofErr w:type="spellEnd"/>
      <w:r w:rsidRPr="00380235">
        <w:rPr>
          <w:rFonts w:ascii="Courier New" w:hAnsi="Courier New"/>
          <w:sz w:val="18"/>
          <w:lang w:val="en-US"/>
        </w:rPr>
        <w:t>,</w:t>
      </w:r>
      <w:r w:rsidRPr="00380235">
        <w:rPr>
          <w:rFonts w:ascii="Courier New" w:hAnsi="Courier New"/>
          <w:sz w:val="18"/>
          <w:lang w:val="en-US"/>
        </w:rPr>
        <w:br/>
        <w:t xml:space="preserve">    </w:t>
      </w:r>
      <w:proofErr w:type="spellStart"/>
      <w:proofErr w:type="gramStart"/>
      <w:r w:rsidRPr="00380235">
        <w:rPr>
          <w:rFonts w:ascii="Courier New" w:hAnsi="Courier New"/>
          <w:sz w:val="18"/>
          <w:lang w:val="en-US"/>
        </w:rPr>
        <w:t>u.email</w:t>
      </w:r>
      <w:proofErr w:type="spellEnd"/>
      <w:proofErr w:type="gramEnd"/>
      <w:r w:rsidRPr="00380235">
        <w:rPr>
          <w:rFonts w:ascii="Courier New" w:hAnsi="Courier New"/>
          <w:sz w:val="18"/>
          <w:lang w:val="en-US"/>
        </w:rPr>
        <w:t xml:space="preserve"> as </w:t>
      </w:r>
      <w:proofErr w:type="spellStart"/>
      <w:r w:rsidRPr="00380235">
        <w:rPr>
          <w:rFonts w:ascii="Courier New" w:hAnsi="Courier New"/>
          <w:sz w:val="18"/>
          <w:lang w:val="en-US"/>
        </w:rPr>
        <w:t>changed_by</w:t>
      </w:r>
      <w:proofErr w:type="spellEnd"/>
      <w:r w:rsidRPr="00380235">
        <w:rPr>
          <w:rFonts w:ascii="Courier New" w:hAnsi="Courier New"/>
          <w:sz w:val="18"/>
          <w:lang w:val="en-US"/>
        </w:rPr>
        <w:br/>
        <w:t xml:space="preserve">FROM </w:t>
      </w:r>
      <w:proofErr w:type="spellStart"/>
      <w:r w:rsidRPr="00380235">
        <w:rPr>
          <w:rFonts w:ascii="Courier New" w:hAnsi="Courier New"/>
          <w:sz w:val="18"/>
          <w:lang w:val="en-US"/>
        </w:rPr>
        <w:t>audit_log</w:t>
      </w:r>
      <w:proofErr w:type="spellEnd"/>
      <w:r w:rsidRPr="00380235">
        <w:rPr>
          <w:rFonts w:ascii="Courier New" w:hAnsi="Courier New"/>
          <w:sz w:val="18"/>
          <w:lang w:val="en-US"/>
        </w:rPr>
        <w:t xml:space="preserve"> al</w:t>
      </w:r>
      <w:r w:rsidRPr="00380235">
        <w:rPr>
          <w:rFonts w:ascii="Courier New" w:hAnsi="Courier New"/>
          <w:sz w:val="18"/>
          <w:lang w:val="en-US"/>
        </w:rPr>
        <w:br/>
        <w:t xml:space="preserve">LEFT JOIN users u ON </w:t>
      </w:r>
      <w:proofErr w:type="spellStart"/>
      <w:r w:rsidRPr="00380235">
        <w:rPr>
          <w:rFonts w:ascii="Courier New" w:hAnsi="Courier New"/>
          <w:sz w:val="18"/>
          <w:lang w:val="en-US"/>
        </w:rPr>
        <w:t>al.user_id</w:t>
      </w:r>
      <w:proofErr w:type="spellEnd"/>
      <w:r w:rsidRPr="00380235">
        <w:rPr>
          <w:rFonts w:ascii="Courier New" w:hAnsi="Courier New"/>
          <w:sz w:val="18"/>
          <w:lang w:val="en-US"/>
        </w:rPr>
        <w:t xml:space="preserve"> = u.id</w:t>
      </w:r>
      <w:r w:rsidRPr="00380235">
        <w:rPr>
          <w:rFonts w:ascii="Courier New" w:hAnsi="Courier New"/>
          <w:sz w:val="18"/>
          <w:lang w:val="en-US"/>
        </w:rPr>
        <w:br/>
      </w:r>
      <w:r w:rsidRPr="00380235">
        <w:rPr>
          <w:rFonts w:ascii="Courier New" w:hAnsi="Courier New"/>
          <w:sz w:val="18"/>
          <w:lang w:val="en-US"/>
        </w:rPr>
        <w:lastRenderedPageBreak/>
        <w:t xml:space="preserve">WHERE </w:t>
      </w:r>
      <w:proofErr w:type="spellStart"/>
      <w:proofErr w:type="gramStart"/>
      <w:r w:rsidRPr="00380235">
        <w:rPr>
          <w:rFonts w:ascii="Courier New" w:hAnsi="Courier New"/>
          <w:sz w:val="18"/>
          <w:lang w:val="en-US"/>
        </w:rPr>
        <w:t>al.table</w:t>
      </w:r>
      <w:proofErr w:type="gramEnd"/>
      <w:r w:rsidRPr="00380235">
        <w:rPr>
          <w:rFonts w:ascii="Courier New" w:hAnsi="Courier New"/>
          <w:sz w:val="18"/>
          <w:lang w:val="en-US"/>
        </w:rPr>
        <w:t>_name</w:t>
      </w:r>
      <w:proofErr w:type="spellEnd"/>
      <w:r w:rsidRPr="00380235">
        <w:rPr>
          <w:rFonts w:ascii="Courier New" w:hAnsi="Courier New"/>
          <w:sz w:val="18"/>
          <w:lang w:val="en-US"/>
        </w:rPr>
        <w:t xml:space="preserve"> = 'tests' AND </w:t>
      </w:r>
      <w:proofErr w:type="spellStart"/>
      <w:proofErr w:type="gramStart"/>
      <w:r w:rsidRPr="00380235">
        <w:rPr>
          <w:rFonts w:ascii="Courier New" w:hAnsi="Courier New"/>
          <w:sz w:val="18"/>
          <w:lang w:val="en-US"/>
        </w:rPr>
        <w:t>al.record</w:t>
      </w:r>
      <w:proofErr w:type="gramEnd"/>
      <w:r w:rsidRPr="00380235">
        <w:rPr>
          <w:rFonts w:ascii="Courier New" w:hAnsi="Courier New"/>
          <w:sz w:val="18"/>
          <w:lang w:val="en-US"/>
        </w:rPr>
        <w:t>_id</w:t>
      </w:r>
      <w:proofErr w:type="spellEnd"/>
      <w:r w:rsidRPr="00380235">
        <w:rPr>
          <w:rFonts w:ascii="Courier New" w:hAnsi="Courier New"/>
          <w:sz w:val="18"/>
          <w:lang w:val="en-US"/>
        </w:rPr>
        <w:t xml:space="preserve"> = 45</w:t>
      </w:r>
      <w:r w:rsidRPr="00380235">
        <w:rPr>
          <w:rFonts w:ascii="Courier New" w:hAnsi="Courier New"/>
          <w:sz w:val="18"/>
          <w:lang w:val="en-US"/>
        </w:rPr>
        <w:br/>
        <w:t xml:space="preserve">ORDER BY </w:t>
      </w:r>
      <w:proofErr w:type="spellStart"/>
      <w:proofErr w:type="gramStart"/>
      <w:r w:rsidRPr="00380235">
        <w:rPr>
          <w:rFonts w:ascii="Courier New" w:hAnsi="Courier New"/>
          <w:sz w:val="18"/>
          <w:lang w:val="en-US"/>
        </w:rPr>
        <w:t>al.changed</w:t>
      </w:r>
      <w:proofErr w:type="gramEnd"/>
      <w:r w:rsidRPr="00380235">
        <w:rPr>
          <w:rFonts w:ascii="Courier New" w:hAnsi="Courier New"/>
          <w:sz w:val="18"/>
          <w:lang w:val="en-US"/>
        </w:rPr>
        <w:t>_at</w:t>
      </w:r>
      <w:proofErr w:type="spellEnd"/>
      <w:r w:rsidRPr="00380235">
        <w:rPr>
          <w:rFonts w:ascii="Courier New" w:hAnsi="Courier New"/>
          <w:sz w:val="18"/>
          <w:lang w:val="en-US"/>
        </w:rPr>
        <w:t xml:space="preserve"> DESC;</w:t>
      </w:r>
    </w:p>
    <w:p w14:paraId="002E5CDA" w14:textId="77777777" w:rsidR="00854476" w:rsidRDefault="00000000" w:rsidP="00380235">
      <w:pPr>
        <w:spacing w:after="0" w:line="240" w:lineRule="auto"/>
        <w:ind w:left="0" w:firstLine="709"/>
      </w:pPr>
      <w:r>
        <w:t>Реализованная система аудита обеспечивает полную прозрачность всех операций с данными, что критически важно для корпоративных систем, где необходимо соответствие требованиям информационной безопасности и возможность проведения расследований инцидентов. Использование JSON-формата для хранения изменений позволяет легко анализировать историю модификаций и при необходимости восстанавливать предыдущие состояния записей.</w:t>
      </w:r>
    </w:p>
    <w:p w14:paraId="0DACB5C5" w14:textId="77777777" w:rsidR="00854476" w:rsidRDefault="00854476" w:rsidP="00380235">
      <w:pPr>
        <w:spacing w:after="0" w:line="240" w:lineRule="auto"/>
      </w:pPr>
    </w:p>
    <w:p w14:paraId="35C5FE3E" w14:textId="77777777" w:rsidR="003777FF" w:rsidRPr="00BF5835" w:rsidRDefault="003777FF" w:rsidP="00380235">
      <w:pPr>
        <w:pStyle w:val="2"/>
        <w:numPr>
          <w:ilvl w:val="0"/>
          <w:numId w:val="0"/>
        </w:numPr>
        <w:spacing w:line="240" w:lineRule="auto"/>
        <w:ind w:left="10" w:right="0" w:firstLine="673"/>
        <w:rPr>
          <w:lang w:val="ru-RU"/>
        </w:rPr>
      </w:pPr>
      <w:bookmarkStart w:id="27" w:name="_Toc214681014"/>
      <w:r w:rsidRPr="00BF5835">
        <w:rPr>
          <w:lang w:val="ru-RU"/>
        </w:rPr>
        <w:t>4.</w:t>
      </w:r>
      <w:r>
        <w:rPr>
          <w:lang w:val="ru-RU"/>
        </w:rPr>
        <w:t>4</w:t>
      </w:r>
      <w:r w:rsidRPr="00BF5835">
        <w:rPr>
          <w:lang w:val="ru-RU"/>
        </w:rPr>
        <w:t xml:space="preserve"> Запросы</w:t>
      </w:r>
      <w:bookmarkEnd w:id="27"/>
      <w:r w:rsidRPr="00BF5835">
        <w:rPr>
          <w:lang w:val="ru-RU"/>
        </w:rPr>
        <w:t xml:space="preserve"> </w:t>
      </w:r>
    </w:p>
    <w:p w14:paraId="07B750CC" w14:textId="77777777" w:rsidR="006C121A" w:rsidRDefault="00000000" w:rsidP="00380235">
      <w:pPr>
        <w:spacing w:after="0" w:line="240" w:lineRule="auto"/>
        <w:ind w:left="708" w:firstLine="0"/>
        <w:jc w:val="left"/>
      </w:pPr>
      <w:r>
        <w:t xml:space="preserve"> </w:t>
      </w:r>
    </w:p>
    <w:p w14:paraId="1EA3579C" w14:textId="77777777" w:rsidR="003916AC" w:rsidRPr="003916AC" w:rsidRDefault="003916AC" w:rsidP="00380235">
      <w:pPr>
        <w:spacing w:after="0" w:line="240" w:lineRule="auto"/>
        <w:ind w:left="-15"/>
      </w:pPr>
      <w:r w:rsidRPr="003916AC">
        <w:t xml:space="preserve">Запросы к базе данных (DML - Data </w:t>
      </w:r>
      <w:proofErr w:type="spellStart"/>
      <w:r w:rsidRPr="003916AC">
        <w:t>Manipulation</w:t>
      </w:r>
      <w:proofErr w:type="spellEnd"/>
      <w:r w:rsidRPr="003916AC">
        <w:t xml:space="preserve"> Language) являются основным инструментом взаимодействия приложения с данными. Они обеспечивают реализацию всей бизнес-логики: от аутентификации пользователя до генерации сложных аналитических отчетов.</w:t>
      </w:r>
    </w:p>
    <w:p w14:paraId="7B64C9AB" w14:textId="77777777" w:rsidR="00BF5835" w:rsidRPr="000B4155" w:rsidRDefault="00BF5835" w:rsidP="00380235">
      <w:pPr>
        <w:spacing w:after="0" w:line="240" w:lineRule="auto"/>
        <w:ind w:left="-15"/>
      </w:pPr>
      <w:r>
        <w:t>Примеры ключевых запросов, используемых в системе:</w:t>
      </w:r>
    </w:p>
    <w:p w14:paraId="6499A8B1" w14:textId="77777777" w:rsidR="00BF5835" w:rsidRPr="00BF5835" w:rsidRDefault="00BF5835" w:rsidP="00380235">
      <w:pPr>
        <w:spacing w:after="0" w:line="240" w:lineRule="auto"/>
        <w:ind w:left="-15"/>
      </w:pPr>
      <w:r>
        <w:t>1</w:t>
      </w:r>
      <w:r w:rsidR="003916AC" w:rsidRPr="003916AC">
        <w:rPr>
          <w:rFonts w:ascii="Courier New" w:hAnsi="Courier New" w:cs="Courier New"/>
          <w:color w:val="auto"/>
          <w:kern w:val="0"/>
          <w:sz w:val="20"/>
          <w:szCs w:val="20"/>
          <w:lang w:bidi="ar-SA"/>
          <w14:ligatures w14:val="none"/>
        </w:rPr>
        <w:t xml:space="preserve"> </w:t>
      </w:r>
      <w:r w:rsidR="003916AC" w:rsidRPr="003916AC">
        <w:t>Получение списка тестов, назначенных конкретному пользователю, включая те, что назначены его группам</w:t>
      </w:r>
      <w:r>
        <w:t>:</w:t>
      </w:r>
    </w:p>
    <w:p w14:paraId="75E98D00" w14:textId="77777777" w:rsidR="003916AC" w:rsidRPr="003916AC" w:rsidRDefault="003916AC" w:rsidP="00380235">
      <w:pPr>
        <w:spacing w:after="0" w:line="240" w:lineRule="auto"/>
        <w:ind w:left="683" w:firstLine="0"/>
        <w:rPr>
          <w:rFonts w:ascii="Courier New" w:hAnsi="Courier New" w:cs="Courier New"/>
          <w:sz w:val="22"/>
          <w:szCs w:val="22"/>
          <w:lang w:val="en-US"/>
        </w:rPr>
      </w:pPr>
      <w:r w:rsidRPr="003916AC">
        <w:rPr>
          <w:rFonts w:ascii="Courier New" w:hAnsi="Courier New" w:cs="Courier New"/>
          <w:sz w:val="22"/>
          <w:szCs w:val="22"/>
          <w:lang w:val="en-US"/>
        </w:rPr>
        <w:t xml:space="preserve">SELECT t.id, </w:t>
      </w:r>
      <w:proofErr w:type="spellStart"/>
      <w:proofErr w:type="gramStart"/>
      <w:r w:rsidRPr="003916AC">
        <w:rPr>
          <w:rFonts w:ascii="Courier New" w:hAnsi="Courier New" w:cs="Courier New"/>
          <w:sz w:val="22"/>
          <w:szCs w:val="22"/>
          <w:lang w:val="en-US"/>
        </w:rPr>
        <w:t>t.title</w:t>
      </w:r>
      <w:proofErr w:type="spellEnd"/>
      <w:proofErr w:type="gramEnd"/>
      <w:r w:rsidRPr="003916AC">
        <w:rPr>
          <w:rFonts w:ascii="Courier New" w:hAnsi="Courier New" w:cs="Courier New"/>
          <w:sz w:val="22"/>
          <w:szCs w:val="22"/>
          <w:lang w:val="en-US"/>
        </w:rPr>
        <w:t xml:space="preserve">, </w:t>
      </w:r>
      <w:proofErr w:type="spellStart"/>
      <w:proofErr w:type="gramStart"/>
      <w:r w:rsidRPr="003916AC">
        <w:rPr>
          <w:rFonts w:ascii="Courier New" w:hAnsi="Courier New" w:cs="Courier New"/>
          <w:sz w:val="22"/>
          <w:szCs w:val="22"/>
          <w:lang w:val="en-US"/>
        </w:rPr>
        <w:t>t.description</w:t>
      </w:r>
      <w:proofErr w:type="spellEnd"/>
      <w:proofErr w:type="gramEnd"/>
    </w:p>
    <w:p w14:paraId="1BD33F20" w14:textId="77777777" w:rsidR="003916AC" w:rsidRPr="003916AC" w:rsidRDefault="003916AC" w:rsidP="00380235">
      <w:pPr>
        <w:spacing w:after="0" w:line="240" w:lineRule="auto"/>
        <w:ind w:left="683" w:firstLine="0"/>
        <w:rPr>
          <w:rFonts w:ascii="Courier New" w:hAnsi="Courier New" w:cs="Courier New"/>
          <w:sz w:val="22"/>
          <w:szCs w:val="22"/>
          <w:lang w:val="en-US"/>
        </w:rPr>
      </w:pPr>
      <w:r w:rsidRPr="003916AC">
        <w:rPr>
          <w:rFonts w:ascii="Courier New" w:hAnsi="Courier New" w:cs="Courier New"/>
          <w:sz w:val="22"/>
          <w:szCs w:val="22"/>
          <w:lang w:val="en-US"/>
        </w:rPr>
        <w:t>FROM tests t</w:t>
      </w:r>
    </w:p>
    <w:p w14:paraId="12296780" w14:textId="77777777" w:rsidR="003916AC" w:rsidRPr="003916AC" w:rsidRDefault="003916AC" w:rsidP="00380235">
      <w:pPr>
        <w:spacing w:after="0" w:line="240" w:lineRule="auto"/>
        <w:ind w:left="683" w:firstLine="0"/>
        <w:rPr>
          <w:rFonts w:ascii="Courier New" w:hAnsi="Courier New" w:cs="Courier New"/>
          <w:sz w:val="22"/>
          <w:szCs w:val="22"/>
          <w:lang w:val="en-US"/>
        </w:rPr>
      </w:pPr>
      <w:r w:rsidRPr="003916AC">
        <w:rPr>
          <w:rFonts w:ascii="Courier New" w:hAnsi="Courier New" w:cs="Courier New"/>
          <w:sz w:val="22"/>
          <w:szCs w:val="22"/>
          <w:lang w:val="en-US"/>
        </w:rPr>
        <w:t xml:space="preserve">JOIN </w:t>
      </w:r>
      <w:proofErr w:type="spellStart"/>
      <w:r w:rsidRPr="003916AC">
        <w:rPr>
          <w:rFonts w:ascii="Courier New" w:hAnsi="Courier New" w:cs="Courier New"/>
          <w:sz w:val="22"/>
          <w:szCs w:val="22"/>
          <w:lang w:val="en-US"/>
        </w:rPr>
        <w:t>test_assignments</w:t>
      </w:r>
      <w:proofErr w:type="spellEnd"/>
      <w:r w:rsidRPr="003916AC">
        <w:rPr>
          <w:rFonts w:ascii="Courier New" w:hAnsi="Courier New" w:cs="Courier New"/>
          <w:sz w:val="22"/>
          <w:szCs w:val="22"/>
          <w:lang w:val="en-US"/>
        </w:rPr>
        <w:t xml:space="preserve"> ta ON t.id = </w:t>
      </w:r>
      <w:proofErr w:type="spellStart"/>
      <w:r w:rsidRPr="003916AC">
        <w:rPr>
          <w:rFonts w:ascii="Courier New" w:hAnsi="Courier New" w:cs="Courier New"/>
          <w:sz w:val="22"/>
          <w:szCs w:val="22"/>
          <w:lang w:val="en-US"/>
        </w:rPr>
        <w:t>ta.test_id</w:t>
      </w:r>
      <w:proofErr w:type="spellEnd"/>
    </w:p>
    <w:p w14:paraId="597447CE" w14:textId="77777777" w:rsidR="00BF5835" w:rsidRPr="005A3106" w:rsidRDefault="003916AC" w:rsidP="00380235">
      <w:pPr>
        <w:spacing w:after="0" w:line="240" w:lineRule="auto"/>
        <w:ind w:left="683" w:firstLine="0"/>
        <w:rPr>
          <w:rFonts w:ascii="Courier New" w:hAnsi="Courier New" w:cs="Courier New"/>
          <w:sz w:val="22"/>
          <w:szCs w:val="22"/>
          <w:lang w:val="en-US"/>
        </w:rPr>
      </w:pPr>
      <w:r w:rsidRPr="003916AC">
        <w:rPr>
          <w:rFonts w:ascii="Courier New" w:hAnsi="Courier New" w:cs="Courier New"/>
          <w:sz w:val="22"/>
          <w:szCs w:val="22"/>
          <w:lang w:val="en-US"/>
        </w:rPr>
        <w:t xml:space="preserve">WHERE </w:t>
      </w:r>
      <w:proofErr w:type="spellStart"/>
      <w:r w:rsidRPr="003916AC">
        <w:rPr>
          <w:rFonts w:ascii="Courier New" w:hAnsi="Courier New" w:cs="Courier New"/>
          <w:sz w:val="22"/>
          <w:szCs w:val="22"/>
          <w:lang w:val="en-US"/>
        </w:rPr>
        <w:t>ta.user_id</w:t>
      </w:r>
      <w:proofErr w:type="spellEnd"/>
      <w:r w:rsidRPr="003916AC">
        <w:rPr>
          <w:rFonts w:ascii="Courier New" w:hAnsi="Courier New" w:cs="Courier New"/>
          <w:sz w:val="22"/>
          <w:szCs w:val="22"/>
          <w:lang w:val="en-US"/>
        </w:rPr>
        <w:t xml:space="preserve"> = 123 OR </w:t>
      </w:r>
      <w:proofErr w:type="spellStart"/>
      <w:proofErr w:type="gramStart"/>
      <w:r w:rsidRPr="003916AC">
        <w:rPr>
          <w:rFonts w:ascii="Courier New" w:hAnsi="Courier New" w:cs="Courier New"/>
          <w:sz w:val="22"/>
          <w:szCs w:val="22"/>
          <w:lang w:val="en-US"/>
        </w:rPr>
        <w:t>ta.group</w:t>
      </w:r>
      <w:proofErr w:type="gramEnd"/>
      <w:r w:rsidRPr="003916AC">
        <w:rPr>
          <w:rFonts w:ascii="Courier New" w:hAnsi="Courier New" w:cs="Courier New"/>
          <w:sz w:val="22"/>
          <w:szCs w:val="22"/>
          <w:lang w:val="en-US"/>
        </w:rPr>
        <w:t>_id</w:t>
      </w:r>
      <w:proofErr w:type="spellEnd"/>
      <w:r w:rsidRPr="003916AC">
        <w:rPr>
          <w:rFonts w:ascii="Courier New" w:hAnsi="Courier New" w:cs="Courier New"/>
          <w:sz w:val="22"/>
          <w:szCs w:val="22"/>
          <w:lang w:val="en-US"/>
        </w:rPr>
        <w:t xml:space="preserve"> IN (SELECT </w:t>
      </w:r>
      <w:proofErr w:type="spellStart"/>
      <w:r w:rsidRPr="003916AC">
        <w:rPr>
          <w:rFonts w:ascii="Courier New" w:hAnsi="Courier New" w:cs="Courier New"/>
          <w:sz w:val="22"/>
          <w:szCs w:val="22"/>
          <w:lang w:val="en-US"/>
        </w:rPr>
        <w:t>group_id</w:t>
      </w:r>
      <w:proofErr w:type="spellEnd"/>
      <w:r w:rsidRPr="003916AC">
        <w:rPr>
          <w:rFonts w:ascii="Courier New" w:hAnsi="Courier New" w:cs="Courier New"/>
          <w:sz w:val="22"/>
          <w:szCs w:val="22"/>
          <w:lang w:val="en-US"/>
        </w:rPr>
        <w:t xml:space="preserve"> FROM </w:t>
      </w:r>
      <w:proofErr w:type="spellStart"/>
      <w:r w:rsidRPr="003916AC">
        <w:rPr>
          <w:rFonts w:ascii="Courier New" w:hAnsi="Courier New" w:cs="Courier New"/>
          <w:sz w:val="22"/>
          <w:szCs w:val="22"/>
          <w:lang w:val="en-US"/>
        </w:rPr>
        <w:t>user_groups</w:t>
      </w:r>
      <w:proofErr w:type="spellEnd"/>
      <w:r w:rsidRPr="003916AC">
        <w:rPr>
          <w:rFonts w:ascii="Courier New" w:hAnsi="Courier New" w:cs="Courier New"/>
          <w:sz w:val="22"/>
          <w:szCs w:val="22"/>
          <w:lang w:val="en-US"/>
        </w:rPr>
        <w:t xml:space="preserve"> WHERE </w:t>
      </w:r>
      <w:proofErr w:type="spellStart"/>
      <w:r w:rsidRPr="003916AC">
        <w:rPr>
          <w:rFonts w:ascii="Courier New" w:hAnsi="Courier New" w:cs="Courier New"/>
          <w:sz w:val="22"/>
          <w:szCs w:val="22"/>
          <w:lang w:val="en-US"/>
        </w:rPr>
        <w:t>user_id</w:t>
      </w:r>
      <w:proofErr w:type="spellEnd"/>
      <w:r w:rsidRPr="003916AC">
        <w:rPr>
          <w:rFonts w:ascii="Courier New" w:hAnsi="Courier New" w:cs="Courier New"/>
          <w:sz w:val="22"/>
          <w:szCs w:val="22"/>
          <w:lang w:val="en-US"/>
        </w:rPr>
        <w:t xml:space="preserve"> = 123);</w:t>
      </w:r>
    </w:p>
    <w:p w14:paraId="5CF38D6A" w14:textId="77777777" w:rsidR="007A0BFD" w:rsidRDefault="00BF5835" w:rsidP="00380235">
      <w:pPr>
        <w:spacing w:after="0" w:line="240" w:lineRule="auto"/>
        <w:ind w:left="0" w:firstLine="683"/>
      </w:pPr>
      <w:r>
        <w:t xml:space="preserve">2 </w:t>
      </w:r>
      <w:r w:rsidR="007A0BFD" w:rsidRPr="007A0BFD">
        <w:t>Выборка всех вопросов с вариантами ответов для определенного теста:</w:t>
      </w:r>
    </w:p>
    <w:p w14:paraId="068504B6" w14:textId="77777777" w:rsidR="007A0BFD" w:rsidRPr="007A0BFD" w:rsidRDefault="007A0BFD" w:rsidP="00380235">
      <w:pPr>
        <w:spacing w:after="0" w:line="240" w:lineRule="auto"/>
        <w:ind w:left="-15"/>
        <w:rPr>
          <w:rFonts w:ascii="Courier New" w:hAnsi="Courier New" w:cs="Courier New"/>
          <w:sz w:val="22"/>
          <w:szCs w:val="22"/>
          <w:lang w:val="en-US"/>
        </w:rPr>
      </w:pPr>
      <w:r w:rsidRPr="007A0BFD">
        <w:rPr>
          <w:rFonts w:ascii="Courier New" w:hAnsi="Courier New" w:cs="Courier New"/>
          <w:sz w:val="22"/>
          <w:szCs w:val="22"/>
          <w:lang w:val="en-US"/>
        </w:rPr>
        <w:t xml:space="preserve">SELECT q.id, </w:t>
      </w:r>
      <w:proofErr w:type="spellStart"/>
      <w:proofErr w:type="gramStart"/>
      <w:r w:rsidRPr="007A0BFD">
        <w:rPr>
          <w:rFonts w:ascii="Courier New" w:hAnsi="Courier New" w:cs="Courier New"/>
          <w:sz w:val="22"/>
          <w:szCs w:val="22"/>
          <w:lang w:val="en-US"/>
        </w:rPr>
        <w:t>q.question</w:t>
      </w:r>
      <w:proofErr w:type="gramEnd"/>
      <w:r w:rsidRPr="007A0BFD">
        <w:rPr>
          <w:rFonts w:ascii="Courier New" w:hAnsi="Courier New" w:cs="Courier New"/>
          <w:sz w:val="22"/>
          <w:szCs w:val="22"/>
          <w:lang w:val="en-US"/>
        </w:rPr>
        <w:t>_text</w:t>
      </w:r>
      <w:proofErr w:type="spellEnd"/>
      <w:r w:rsidRPr="007A0BFD">
        <w:rPr>
          <w:rFonts w:ascii="Courier New" w:hAnsi="Courier New" w:cs="Courier New"/>
          <w:sz w:val="22"/>
          <w:szCs w:val="22"/>
          <w:lang w:val="en-US"/>
        </w:rPr>
        <w:t xml:space="preserve">, ao.id, </w:t>
      </w:r>
      <w:proofErr w:type="spellStart"/>
      <w:proofErr w:type="gramStart"/>
      <w:r w:rsidRPr="007A0BFD">
        <w:rPr>
          <w:rFonts w:ascii="Courier New" w:hAnsi="Courier New" w:cs="Courier New"/>
          <w:sz w:val="22"/>
          <w:szCs w:val="22"/>
          <w:lang w:val="en-US"/>
        </w:rPr>
        <w:t>ao.answer</w:t>
      </w:r>
      <w:proofErr w:type="gramEnd"/>
      <w:r w:rsidRPr="007A0BFD">
        <w:rPr>
          <w:rFonts w:ascii="Courier New" w:hAnsi="Courier New" w:cs="Courier New"/>
          <w:sz w:val="22"/>
          <w:szCs w:val="22"/>
          <w:lang w:val="en-US"/>
        </w:rPr>
        <w:t>_text</w:t>
      </w:r>
      <w:proofErr w:type="spellEnd"/>
      <w:r w:rsidRPr="007A0BFD">
        <w:rPr>
          <w:rFonts w:ascii="Courier New" w:hAnsi="Courier New" w:cs="Courier New"/>
          <w:sz w:val="22"/>
          <w:szCs w:val="22"/>
          <w:lang w:val="en-US"/>
        </w:rPr>
        <w:t xml:space="preserve">, </w:t>
      </w:r>
      <w:proofErr w:type="spellStart"/>
      <w:r w:rsidRPr="007A0BFD">
        <w:rPr>
          <w:rFonts w:ascii="Courier New" w:hAnsi="Courier New" w:cs="Courier New"/>
          <w:sz w:val="22"/>
          <w:szCs w:val="22"/>
          <w:lang w:val="en-US"/>
        </w:rPr>
        <w:t>ao.is_correct</w:t>
      </w:r>
      <w:proofErr w:type="spellEnd"/>
    </w:p>
    <w:p w14:paraId="38126E7E" w14:textId="77777777" w:rsidR="007A0BFD" w:rsidRPr="007A0BFD" w:rsidRDefault="007A0BFD" w:rsidP="00380235">
      <w:pPr>
        <w:spacing w:after="0" w:line="240" w:lineRule="auto"/>
        <w:ind w:left="-15"/>
        <w:rPr>
          <w:rFonts w:ascii="Courier New" w:hAnsi="Courier New" w:cs="Courier New"/>
          <w:sz w:val="22"/>
          <w:szCs w:val="22"/>
          <w:lang w:val="en-US"/>
        </w:rPr>
      </w:pPr>
      <w:r w:rsidRPr="007A0BFD">
        <w:rPr>
          <w:rFonts w:ascii="Courier New" w:hAnsi="Courier New" w:cs="Courier New"/>
          <w:sz w:val="22"/>
          <w:szCs w:val="22"/>
          <w:lang w:val="en-US"/>
        </w:rPr>
        <w:t>FROM questions q</w:t>
      </w:r>
    </w:p>
    <w:p w14:paraId="3625B057" w14:textId="77777777" w:rsidR="007A0BFD" w:rsidRPr="007A0BFD" w:rsidRDefault="007A0BFD" w:rsidP="00380235">
      <w:pPr>
        <w:spacing w:after="0" w:line="240" w:lineRule="auto"/>
        <w:ind w:left="-15"/>
        <w:rPr>
          <w:rFonts w:ascii="Courier New" w:hAnsi="Courier New" w:cs="Courier New"/>
          <w:sz w:val="22"/>
          <w:szCs w:val="22"/>
          <w:lang w:val="en-US"/>
        </w:rPr>
      </w:pPr>
      <w:r w:rsidRPr="007A0BFD">
        <w:rPr>
          <w:rFonts w:ascii="Courier New" w:hAnsi="Courier New" w:cs="Courier New"/>
          <w:sz w:val="22"/>
          <w:szCs w:val="22"/>
          <w:lang w:val="en-US"/>
        </w:rPr>
        <w:t xml:space="preserve">JOIN </w:t>
      </w:r>
      <w:proofErr w:type="spellStart"/>
      <w:r w:rsidRPr="007A0BFD">
        <w:rPr>
          <w:rFonts w:ascii="Courier New" w:hAnsi="Courier New" w:cs="Courier New"/>
          <w:sz w:val="22"/>
          <w:szCs w:val="22"/>
          <w:lang w:val="en-US"/>
        </w:rPr>
        <w:t>answer_options</w:t>
      </w:r>
      <w:proofErr w:type="spellEnd"/>
      <w:r w:rsidRPr="007A0BFD">
        <w:rPr>
          <w:rFonts w:ascii="Courier New" w:hAnsi="Courier New" w:cs="Courier New"/>
          <w:sz w:val="22"/>
          <w:szCs w:val="22"/>
          <w:lang w:val="en-US"/>
        </w:rPr>
        <w:t xml:space="preserve"> </w:t>
      </w:r>
      <w:proofErr w:type="spellStart"/>
      <w:r w:rsidRPr="007A0BFD">
        <w:rPr>
          <w:rFonts w:ascii="Courier New" w:hAnsi="Courier New" w:cs="Courier New"/>
          <w:sz w:val="22"/>
          <w:szCs w:val="22"/>
          <w:lang w:val="en-US"/>
        </w:rPr>
        <w:t>ao</w:t>
      </w:r>
      <w:proofErr w:type="spellEnd"/>
      <w:r w:rsidRPr="007A0BFD">
        <w:rPr>
          <w:rFonts w:ascii="Courier New" w:hAnsi="Courier New" w:cs="Courier New"/>
          <w:sz w:val="22"/>
          <w:szCs w:val="22"/>
          <w:lang w:val="en-US"/>
        </w:rPr>
        <w:t xml:space="preserve"> ON q.id = </w:t>
      </w:r>
      <w:proofErr w:type="spellStart"/>
      <w:proofErr w:type="gramStart"/>
      <w:r w:rsidRPr="007A0BFD">
        <w:rPr>
          <w:rFonts w:ascii="Courier New" w:hAnsi="Courier New" w:cs="Courier New"/>
          <w:sz w:val="22"/>
          <w:szCs w:val="22"/>
          <w:lang w:val="en-US"/>
        </w:rPr>
        <w:t>ao.question</w:t>
      </w:r>
      <w:proofErr w:type="gramEnd"/>
      <w:r w:rsidRPr="007A0BFD">
        <w:rPr>
          <w:rFonts w:ascii="Courier New" w:hAnsi="Courier New" w:cs="Courier New"/>
          <w:sz w:val="22"/>
          <w:szCs w:val="22"/>
          <w:lang w:val="en-US"/>
        </w:rPr>
        <w:t>_id</w:t>
      </w:r>
      <w:proofErr w:type="spellEnd"/>
    </w:p>
    <w:p w14:paraId="5EEAC7E7" w14:textId="77777777" w:rsidR="007A0BFD" w:rsidRPr="007A0BFD" w:rsidRDefault="007A0BFD" w:rsidP="00380235">
      <w:pPr>
        <w:spacing w:after="0" w:line="240" w:lineRule="auto"/>
        <w:ind w:left="-15"/>
        <w:rPr>
          <w:rFonts w:ascii="Courier New" w:hAnsi="Courier New" w:cs="Courier New"/>
          <w:sz w:val="22"/>
          <w:szCs w:val="22"/>
          <w:lang w:val="en-US"/>
        </w:rPr>
      </w:pPr>
      <w:r w:rsidRPr="007A0BFD">
        <w:rPr>
          <w:rFonts w:ascii="Courier New" w:hAnsi="Courier New" w:cs="Courier New"/>
          <w:sz w:val="22"/>
          <w:szCs w:val="22"/>
          <w:lang w:val="en-US"/>
        </w:rPr>
        <w:t xml:space="preserve">JOIN </w:t>
      </w:r>
      <w:proofErr w:type="spellStart"/>
      <w:r w:rsidRPr="007A0BFD">
        <w:rPr>
          <w:rFonts w:ascii="Courier New" w:hAnsi="Courier New" w:cs="Courier New"/>
          <w:sz w:val="22"/>
          <w:szCs w:val="22"/>
          <w:lang w:val="en-US"/>
        </w:rPr>
        <w:t>test_questions</w:t>
      </w:r>
      <w:proofErr w:type="spellEnd"/>
      <w:r w:rsidRPr="007A0BFD">
        <w:rPr>
          <w:rFonts w:ascii="Courier New" w:hAnsi="Courier New" w:cs="Courier New"/>
          <w:sz w:val="22"/>
          <w:szCs w:val="22"/>
          <w:lang w:val="en-US"/>
        </w:rPr>
        <w:t xml:space="preserve"> </w:t>
      </w:r>
      <w:proofErr w:type="spellStart"/>
      <w:r w:rsidRPr="007A0BFD">
        <w:rPr>
          <w:rFonts w:ascii="Courier New" w:hAnsi="Courier New" w:cs="Courier New"/>
          <w:sz w:val="22"/>
          <w:szCs w:val="22"/>
          <w:lang w:val="en-US"/>
        </w:rPr>
        <w:t>tq</w:t>
      </w:r>
      <w:proofErr w:type="spellEnd"/>
      <w:r w:rsidRPr="007A0BFD">
        <w:rPr>
          <w:rFonts w:ascii="Courier New" w:hAnsi="Courier New" w:cs="Courier New"/>
          <w:sz w:val="22"/>
          <w:szCs w:val="22"/>
          <w:lang w:val="en-US"/>
        </w:rPr>
        <w:t xml:space="preserve"> ON q.id = </w:t>
      </w:r>
      <w:proofErr w:type="spellStart"/>
      <w:proofErr w:type="gramStart"/>
      <w:r w:rsidRPr="007A0BFD">
        <w:rPr>
          <w:rFonts w:ascii="Courier New" w:hAnsi="Courier New" w:cs="Courier New"/>
          <w:sz w:val="22"/>
          <w:szCs w:val="22"/>
          <w:lang w:val="en-US"/>
        </w:rPr>
        <w:t>tq.question</w:t>
      </w:r>
      <w:proofErr w:type="gramEnd"/>
      <w:r w:rsidRPr="007A0BFD">
        <w:rPr>
          <w:rFonts w:ascii="Courier New" w:hAnsi="Courier New" w:cs="Courier New"/>
          <w:sz w:val="22"/>
          <w:szCs w:val="22"/>
          <w:lang w:val="en-US"/>
        </w:rPr>
        <w:t>_id</w:t>
      </w:r>
      <w:proofErr w:type="spellEnd"/>
    </w:p>
    <w:p w14:paraId="7003E200" w14:textId="77777777" w:rsidR="007A0BFD" w:rsidRPr="007A0BFD" w:rsidRDefault="007A0BFD" w:rsidP="00380235">
      <w:pPr>
        <w:spacing w:after="0" w:line="240" w:lineRule="auto"/>
        <w:ind w:left="-15"/>
        <w:rPr>
          <w:rFonts w:ascii="Courier New" w:hAnsi="Courier New" w:cs="Courier New"/>
          <w:sz w:val="22"/>
          <w:szCs w:val="22"/>
        </w:rPr>
      </w:pPr>
      <w:r w:rsidRPr="007A0BFD">
        <w:rPr>
          <w:rFonts w:ascii="Courier New" w:hAnsi="Courier New" w:cs="Courier New"/>
          <w:sz w:val="22"/>
          <w:szCs w:val="22"/>
        </w:rPr>
        <w:t xml:space="preserve">WHERE </w:t>
      </w:r>
      <w:proofErr w:type="spellStart"/>
      <w:r w:rsidRPr="007A0BFD">
        <w:rPr>
          <w:rFonts w:ascii="Courier New" w:hAnsi="Courier New" w:cs="Courier New"/>
          <w:sz w:val="22"/>
          <w:szCs w:val="22"/>
        </w:rPr>
        <w:t>tq.test_id</w:t>
      </w:r>
      <w:proofErr w:type="spellEnd"/>
      <w:r w:rsidRPr="007A0BFD">
        <w:rPr>
          <w:rFonts w:ascii="Courier New" w:hAnsi="Courier New" w:cs="Courier New"/>
          <w:sz w:val="22"/>
          <w:szCs w:val="22"/>
        </w:rPr>
        <w:t xml:space="preserve"> = 1;</w:t>
      </w:r>
    </w:p>
    <w:p w14:paraId="60020838" w14:textId="77777777" w:rsidR="00BF5835" w:rsidRPr="000B4155" w:rsidRDefault="00BF5835" w:rsidP="00380235">
      <w:pPr>
        <w:spacing w:after="0" w:line="240" w:lineRule="auto"/>
        <w:ind w:left="-15"/>
      </w:pPr>
      <w:r>
        <w:t xml:space="preserve">3 </w:t>
      </w:r>
      <w:r w:rsidR="007A0BFD" w:rsidRPr="007A0BFD">
        <w:t>Сохранение ответа пользователя в рамках сессии тестирования:</w:t>
      </w:r>
    </w:p>
    <w:p w14:paraId="49022DAD" w14:textId="77777777" w:rsidR="007A0BFD" w:rsidRPr="007A0BFD" w:rsidRDefault="007A0BFD" w:rsidP="00380235">
      <w:pPr>
        <w:spacing w:after="0" w:line="240" w:lineRule="auto"/>
        <w:ind w:left="-15"/>
        <w:rPr>
          <w:rFonts w:ascii="Courier New" w:hAnsi="Courier New" w:cs="Courier New"/>
          <w:sz w:val="22"/>
          <w:szCs w:val="22"/>
          <w:lang w:val="en-US"/>
        </w:rPr>
      </w:pPr>
      <w:r w:rsidRPr="007A0BFD">
        <w:rPr>
          <w:rFonts w:ascii="Courier New" w:hAnsi="Courier New" w:cs="Courier New"/>
          <w:sz w:val="22"/>
          <w:szCs w:val="22"/>
          <w:lang w:val="en-US"/>
        </w:rPr>
        <w:t xml:space="preserve">INSERT INTO </w:t>
      </w:r>
      <w:proofErr w:type="spellStart"/>
      <w:r w:rsidRPr="007A0BFD">
        <w:rPr>
          <w:rFonts w:ascii="Courier New" w:hAnsi="Courier New" w:cs="Courier New"/>
          <w:sz w:val="22"/>
          <w:szCs w:val="22"/>
          <w:lang w:val="en-US"/>
        </w:rPr>
        <w:t>user_answers</w:t>
      </w:r>
      <w:proofErr w:type="spellEnd"/>
      <w:r w:rsidRPr="007A0BFD">
        <w:rPr>
          <w:rFonts w:ascii="Courier New" w:hAnsi="Courier New" w:cs="Courier New"/>
          <w:sz w:val="22"/>
          <w:szCs w:val="22"/>
          <w:lang w:val="en-US"/>
        </w:rPr>
        <w:t xml:space="preserve"> (</w:t>
      </w:r>
      <w:proofErr w:type="spellStart"/>
      <w:r w:rsidRPr="007A0BFD">
        <w:rPr>
          <w:rFonts w:ascii="Courier New" w:hAnsi="Courier New" w:cs="Courier New"/>
          <w:sz w:val="22"/>
          <w:szCs w:val="22"/>
          <w:lang w:val="en-US"/>
        </w:rPr>
        <w:t>test_session_id</w:t>
      </w:r>
      <w:proofErr w:type="spellEnd"/>
      <w:r w:rsidRPr="007A0BFD">
        <w:rPr>
          <w:rFonts w:ascii="Courier New" w:hAnsi="Courier New" w:cs="Courier New"/>
          <w:sz w:val="22"/>
          <w:szCs w:val="22"/>
          <w:lang w:val="en-US"/>
        </w:rPr>
        <w:t xml:space="preserve">, </w:t>
      </w:r>
      <w:proofErr w:type="spellStart"/>
      <w:r w:rsidRPr="007A0BFD">
        <w:rPr>
          <w:rFonts w:ascii="Courier New" w:hAnsi="Courier New" w:cs="Courier New"/>
          <w:sz w:val="22"/>
          <w:szCs w:val="22"/>
          <w:lang w:val="en-US"/>
        </w:rPr>
        <w:t>question_id</w:t>
      </w:r>
      <w:proofErr w:type="spellEnd"/>
      <w:r w:rsidRPr="007A0BFD">
        <w:rPr>
          <w:rFonts w:ascii="Courier New" w:hAnsi="Courier New" w:cs="Courier New"/>
          <w:sz w:val="22"/>
          <w:szCs w:val="22"/>
          <w:lang w:val="en-US"/>
        </w:rPr>
        <w:t xml:space="preserve">, </w:t>
      </w:r>
      <w:proofErr w:type="spellStart"/>
      <w:r w:rsidRPr="007A0BFD">
        <w:rPr>
          <w:rFonts w:ascii="Courier New" w:hAnsi="Courier New" w:cs="Courier New"/>
          <w:sz w:val="22"/>
          <w:szCs w:val="22"/>
          <w:lang w:val="en-US"/>
        </w:rPr>
        <w:t>selected_option_id</w:t>
      </w:r>
      <w:proofErr w:type="spellEnd"/>
      <w:r w:rsidRPr="007A0BFD">
        <w:rPr>
          <w:rFonts w:ascii="Courier New" w:hAnsi="Courier New" w:cs="Courier New"/>
          <w:sz w:val="22"/>
          <w:szCs w:val="22"/>
          <w:lang w:val="en-US"/>
        </w:rPr>
        <w:t>)</w:t>
      </w:r>
    </w:p>
    <w:p w14:paraId="739F1DD0" w14:textId="77777777" w:rsidR="007A0BFD" w:rsidRDefault="007A0BFD" w:rsidP="00380235">
      <w:pPr>
        <w:spacing w:after="0" w:line="240" w:lineRule="auto"/>
        <w:ind w:left="-15"/>
        <w:rPr>
          <w:rFonts w:ascii="Courier New" w:hAnsi="Courier New" w:cs="Courier New"/>
          <w:sz w:val="22"/>
          <w:szCs w:val="22"/>
        </w:rPr>
      </w:pPr>
      <w:r w:rsidRPr="007A0BFD">
        <w:rPr>
          <w:rFonts w:ascii="Courier New" w:hAnsi="Courier New" w:cs="Courier New"/>
          <w:sz w:val="22"/>
          <w:szCs w:val="22"/>
        </w:rPr>
        <w:t>VALUES (987, 55, 210);</w:t>
      </w:r>
    </w:p>
    <w:p w14:paraId="3A4797D8" w14:textId="77777777" w:rsidR="00BF5835" w:rsidRPr="000B4155" w:rsidRDefault="00BF5835" w:rsidP="00380235">
      <w:pPr>
        <w:spacing w:after="0" w:line="240" w:lineRule="auto"/>
        <w:ind w:left="-15"/>
      </w:pPr>
      <w:r>
        <w:t xml:space="preserve">4 </w:t>
      </w:r>
      <w:r w:rsidR="007A0BFD" w:rsidRPr="007A0BFD">
        <w:t>Подсчет итогового балла для завершенной сессии тестирования:</w:t>
      </w:r>
    </w:p>
    <w:p w14:paraId="679906DE" w14:textId="77777777" w:rsidR="007A0BFD" w:rsidRPr="007A0BFD" w:rsidRDefault="007A0BFD" w:rsidP="00380235">
      <w:pPr>
        <w:spacing w:after="0" w:line="240" w:lineRule="auto"/>
        <w:ind w:left="-15"/>
        <w:rPr>
          <w:rFonts w:ascii="Courier New" w:hAnsi="Courier New" w:cs="Courier New"/>
          <w:sz w:val="22"/>
          <w:szCs w:val="22"/>
          <w:lang w:val="en-US"/>
        </w:rPr>
      </w:pPr>
      <w:r w:rsidRPr="007A0BFD">
        <w:rPr>
          <w:rFonts w:ascii="Courier New" w:hAnsi="Courier New" w:cs="Courier New"/>
          <w:sz w:val="22"/>
          <w:szCs w:val="22"/>
          <w:lang w:val="en-US"/>
        </w:rPr>
        <w:t>SELECT (</w:t>
      </w:r>
      <w:proofErr w:type="gramStart"/>
      <w:r w:rsidRPr="007A0BFD">
        <w:rPr>
          <w:rFonts w:ascii="Courier New" w:hAnsi="Courier New" w:cs="Courier New"/>
          <w:sz w:val="22"/>
          <w:szCs w:val="22"/>
          <w:lang w:val="en-US"/>
        </w:rPr>
        <w:t>SUM(</w:t>
      </w:r>
      <w:proofErr w:type="gramEnd"/>
      <w:r w:rsidRPr="007A0BFD">
        <w:rPr>
          <w:rFonts w:ascii="Courier New" w:hAnsi="Courier New" w:cs="Courier New"/>
          <w:sz w:val="22"/>
          <w:szCs w:val="22"/>
          <w:lang w:val="en-US"/>
        </w:rPr>
        <w:t xml:space="preserve">CASE WHEN </w:t>
      </w:r>
      <w:proofErr w:type="spellStart"/>
      <w:r w:rsidRPr="007A0BFD">
        <w:rPr>
          <w:rFonts w:ascii="Courier New" w:hAnsi="Courier New" w:cs="Courier New"/>
          <w:sz w:val="22"/>
          <w:szCs w:val="22"/>
          <w:lang w:val="en-US"/>
        </w:rPr>
        <w:t>ao.is_correct</w:t>
      </w:r>
      <w:proofErr w:type="spellEnd"/>
      <w:r w:rsidRPr="007A0BFD">
        <w:rPr>
          <w:rFonts w:ascii="Courier New" w:hAnsi="Courier New" w:cs="Courier New"/>
          <w:sz w:val="22"/>
          <w:szCs w:val="22"/>
          <w:lang w:val="en-US"/>
        </w:rPr>
        <w:t xml:space="preserve"> = 1 THEN 1 ELSE 0 END) / </w:t>
      </w:r>
      <w:proofErr w:type="gramStart"/>
      <w:r w:rsidRPr="007A0BFD">
        <w:rPr>
          <w:rFonts w:ascii="Courier New" w:hAnsi="Courier New" w:cs="Courier New"/>
          <w:sz w:val="22"/>
          <w:szCs w:val="22"/>
          <w:lang w:val="en-US"/>
        </w:rPr>
        <w:t>COUNT(</w:t>
      </w:r>
      <w:proofErr w:type="gramEnd"/>
      <w:r w:rsidRPr="007A0BFD">
        <w:rPr>
          <w:rFonts w:ascii="Courier New" w:hAnsi="Courier New" w:cs="Courier New"/>
          <w:sz w:val="22"/>
          <w:szCs w:val="22"/>
          <w:lang w:val="en-US"/>
        </w:rPr>
        <w:t xml:space="preserve">ua.id)) * 100 AS </w:t>
      </w:r>
      <w:proofErr w:type="spellStart"/>
      <w:r w:rsidRPr="007A0BFD">
        <w:rPr>
          <w:rFonts w:ascii="Courier New" w:hAnsi="Courier New" w:cs="Courier New"/>
          <w:sz w:val="22"/>
          <w:szCs w:val="22"/>
          <w:lang w:val="en-US"/>
        </w:rPr>
        <w:t>final_score</w:t>
      </w:r>
      <w:proofErr w:type="spellEnd"/>
    </w:p>
    <w:p w14:paraId="74A964D6" w14:textId="77777777" w:rsidR="007A0BFD" w:rsidRPr="007A0BFD" w:rsidRDefault="007A0BFD" w:rsidP="00380235">
      <w:pPr>
        <w:spacing w:after="0" w:line="240" w:lineRule="auto"/>
        <w:ind w:left="-15"/>
        <w:rPr>
          <w:rFonts w:ascii="Courier New" w:hAnsi="Courier New" w:cs="Courier New"/>
          <w:sz w:val="22"/>
          <w:szCs w:val="22"/>
          <w:lang w:val="en-US"/>
        </w:rPr>
      </w:pPr>
      <w:r w:rsidRPr="007A0BFD">
        <w:rPr>
          <w:rFonts w:ascii="Courier New" w:hAnsi="Courier New" w:cs="Courier New"/>
          <w:sz w:val="22"/>
          <w:szCs w:val="22"/>
          <w:lang w:val="en-US"/>
        </w:rPr>
        <w:t xml:space="preserve">FROM </w:t>
      </w:r>
      <w:proofErr w:type="spellStart"/>
      <w:r w:rsidRPr="007A0BFD">
        <w:rPr>
          <w:rFonts w:ascii="Courier New" w:hAnsi="Courier New" w:cs="Courier New"/>
          <w:sz w:val="22"/>
          <w:szCs w:val="22"/>
          <w:lang w:val="en-US"/>
        </w:rPr>
        <w:t>user_answers</w:t>
      </w:r>
      <w:proofErr w:type="spellEnd"/>
      <w:r w:rsidRPr="007A0BFD">
        <w:rPr>
          <w:rFonts w:ascii="Courier New" w:hAnsi="Courier New" w:cs="Courier New"/>
          <w:sz w:val="22"/>
          <w:szCs w:val="22"/>
          <w:lang w:val="en-US"/>
        </w:rPr>
        <w:t xml:space="preserve"> </w:t>
      </w:r>
      <w:proofErr w:type="spellStart"/>
      <w:r w:rsidRPr="007A0BFD">
        <w:rPr>
          <w:rFonts w:ascii="Courier New" w:hAnsi="Courier New" w:cs="Courier New"/>
          <w:sz w:val="22"/>
          <w:szCs w:val="22"/>
          <w:lang w:val="en-US"/>
        </w:rPr>
        <w:t>ua</w:t>
      </w:r>
      <w:proofErr w:type="spellEnd"/>
    </w:p>
    <w:p w14:paraId="218E5F0E" w14:textId="77777777" w:rsidR="007A0BFD" w:rsidRPr="007A0BFD" w:rsidRDefault="007A0BFD" w:rsidP="00380235">
      <w:pPr>
        <w:spacing w:after="0" w:line="240" w:lineRule="auto"/>
        <w:ind w:left="-15"/>
        <w:rPr>
          <w:rFonts w:ascii="Courier New" w:hAnsi="Courier New" w:cs="Courier New"/>
          <w:sz w:val="22"/>
          <w:szCs w:val="22"/>
          <w:lang w:val="en-US"/>
        </w:rPr>
      </w:pPr>
      <w:r w:rsidRPr="007A0BFD">
        <w:rPr>
          <w:rFonts w:ascii="Courier New" w:hAnsi="Courier New" w:cs="Courier New"/>
          <w:sz w:val="22"/>
          <w:szCs w:val="22"/>
          <w:lang w:val="en-US"/>
        </w:rPr>
        <w:t xml:space="preserve">JOIN </w:t>
      </w:r>
      <w:proofErr w:type="spellStart"/>
      <w:r w:rsidRPr="007A0BFD">
        <w:rPr>
          <w:rFonts w:ascii="Courier New" w:hAnsi="Courier New" w:cs="Courier New"/>
          <w:sz w:val="22"/>
          <w:szCs w:val="22"/>
          <w:lang w:val="en-US"/>
        </w:rPr>
        <w:t>answer_options</w:t>
      </w:r>
      <w:proofErr w:type="spellEnd"/>
      <w:r w:rsidRPr="007A0BFD">
        <w:rPr>
          <w:rFonts w:ascii="Courier New" w:hAnsi="Courier New" w:cs="Courier New"/>
          <w:sz w:val="22"/>
          <w:szCs w:val="22"/>
          <w:lang w:val="en-US"/>
        </w:rPr>
        <w:t xml:space="preserve"> </w:t>
      </w:r>
      <w:proofErr w:type="spellStart"/>
      <w:r w:rsidRPr="007A0BFD">
        <w:rPr>
          <w:rFonts w:ascii="Courier New" w:hAnsi="Courier New" w:cs="Courier New"/>
          <w:sz w:val="22"/>
          <w:szCs w:val="22"/>
          <w:lang w:val="en-US"/>
        </w:rPr>
        <w:t>ao</w:t>
      </w:r>
      <w:proofErr w:type="spellEnd"/>
      <w:r w:rsidRPr="007A0BFD">
        <w:rPr>
          <w:rFonts w:ascii="Courier New" w:hAnsi="Courier New" w:cs="Courier New"/>
          <w:sz w:val="22"/>
          <w:szCs w:val="22"/>
          <w:lang w:val="en-US"/>
        </w:rPr>
        <w:t xml:space="preserve"> ON </w:t>
      </w:r>
      <w:proofErr w:type="spellStart"/>
      <w:proofErr w:type="gramStart"/>
      <w:r w:rsidRPr="007A0BFD">
        <w:rPr>
          <w:rFonts w:ascii="Courier New" w:hAnsi="Courier New" w:cs="Courier New"/>
          <w:sz w:val="22"/>
          <w:szCs w:val="22"/>
          <w:lang w:val="en-US"/>
        </w:rPr>
        <w:t>ua.selected</w:t>
      </w:r>
      <w:proofErr w:type="gramEnd"/>
      <w:r w:rsidRPr="007A0BFD">
        <w:rPr>
          <w:rFonts w:ascii="Courier New" w:hAnsi="Courier New" w:cs="Courier New"/>
          <w:sz w:val="22"/>
          <w:szCs w:val="22"/>
          <w:lang w:val="en-US"/>
        </w:rPr>
        <w:t>_option_id</w:t>
      </w:r>
      <w:proofErr w:type="spellEnd"/>
      <w:r w:rsidRPr="007A0BFD">
        <w:rPr>
          <w:rFonts w:ascii="Courier New" w:hAnsi="Courier New" w:cs="Courier New"/>
          <w:sz w:val="22"/>
          <w:szCs w:val="22"/>
          <w:lang w:val="en-US"/>
        </w:rPr>
        <w:t xml:space="preserve"> = ao.id</w:t>
      </w:r>
    </w:p>
    <w:p w14:paraId="6DE1528E" w14:textId="77777777" w:rsidR="007A0BFD" w:rsidRPr="005A3106" w:rsidRDefault="007A0BFD" w:rsidP="00380235">
      <w:pPr>
        <w:spacing w:after="0" w:line="240" w:lineRule="auto"/>
        <w:ind w:left="-15"/>
        <w:rPr>
          <w:rFonts w:ascii="Courier New" w:hAnsi="Courier New" w:cs="Courier New"/>
          <w:sz w:val="22"/>
          <w:szCs w:val="22"/>
          <w:lang w:val="en-US"/>
        </w:rPr>
      </w:pPr>
      <w:r w:rsidRPr="007A0BFD">
        <w:rPr>
          <w:rFonts w:ascii="Courier New" w:hAnsi="Courier New" w:cs="Courier New"/>
          <w:sz w:val="22"/>
          <w:szCs w:val="22"/>
          <w:lang w:val="en-US"/>
        </w:rPr>
        <w:t>WHERE</w:t>
      </w:r>
      <w:r w:rsidRPr="005A3106">
        <w:rPr>
          <w:rFonts w:ascii="Courier New" w:hAnsi="Courier New" w:cs="Courier New"/>
          <w:sz w:val="22"/>
          <w:szCs w:val="22"/>
          <w:lang w:val="en-US"/>
        </w:rPr>
        <w:t xml:space="preserve"> </w:t>
      </w:r>
      <w:proofErr w:type="spellStart"/>
      <w:r w:rsidRPr="007A0BFD">
        <w:rPr>
          <w:rFonts w:ascii="Courier New" w:hAnsi="Courier New" w:cs="Courier New"/>
          <w:sz w:val="22"/>
          <w:szCs w:val="22"/>
          <w:lang w:val="en-US"/>
        </w:rPr>
        <w:t>ua</w:t>
      </w:r>
      <w:r w:rsidRPr="005A3106">
        <w:rPr>
          <w:rFonts w:ascii="Courier New" w:hAnsi="Courier New" w:cs="Courier New"/>
          <w:sz w:val="22"/>
          <w:szCs w:val="22"/>
          <w:lang w:val="en-US"/>
        </w:rPr>
        <w:t>.</w:t>
      </w:r>
      <w:r w:rsidRPr="007A0BFD">
        <w:rPr>
          <w:rFonts w:ascii="Courier New" w:hAnsi="Courier New" w:cs="Courier New"/>
          <w:sz w:val="22"/>
          <w:szCs w:val="22"/>
          <w:lang w:val="en-US"/>
        </w:rPr>
        <w:t>test</w:t>
      </w:r>
      <w:r w:rsidRPr="005A3106">
        <w:rPr>
          <w:rFonts w:ascii="Courier New" w:hAnsi="Courier New" w:cs="Courier New"/>
          <w:sz w:val="22"/>
          <w:szCs w:val="22"/>
          <w:lang w:val="en-US"/>
        </w:rPr>
        <w:t>_</w:t>
      </w:r>
      <w:r w:rsidRPr="007A0BFD">
        <w:rPr>
          <w:rFonts w:ascii="Courier New" w:hAnsi="Courier New" w:cs="Courier New"/>
          <w:sz w:val="22"/>
          <w:szCs w:val="22"/>
          <w:lang w:val="en-US"/>
        </w:rPr>
        <w:t>session</w:t>
      </w:r>
      <w:r w:rsidRPr="005A3106">
        <w:rPr>
          <w:rFonts w:ascii="Courier New" w:hAnsi="Courier New" w:cs="Courier New"/>
          <w:sz w:val="22"/>
          <w:szCs w:val="22"/>
          <w:lang w:val="en-US"/>
        </w:rPr>
        <w:t>_</w:t>
      </w:r>
      <w:r w:rsidRPr="007A0BFD">
        <w:rPr>
          <w:rFonts w:ascii="Courier New" w:hAnsi="Courier New" w:cs="Courier New"/>
          <w:sz w:val="22"/>
          <w:szCs w:val="22"/>
          <w:lang w:val="en-US"/>
        </w:rPr>
        <w:t>id</w:t>
      </w:r>
      <w:proofErr w:type="spellEnd"/>
      <w:r w:rsidRPr="005A3106">
        <w:rPr>
          <w:rFonts w:ascii="Courier New" w:hAnsi="Courier New" w:cs="Courier New"/>
          <w:sz w:val="22"/>
          <w:szCs w:val="22"/>
          <w:lang w:val="en-US"/>
        </w:rPr>
        <w:t xml:space="preserve"> = 987;</w:t>
      </w:r>
      <w:bookmarkEnd w:id="23"/>
    </w:p>
    <w:p w14:paraId="782913CF" w14:textId="77777777" w:rsidR="006C121A" w:rsidRPr="00BF5835" w:rsidRDefault="007A0BFD" w:rsidP="00380235">
      <w:pPr>
        <w:spacing w:after="0" w:line="240" w:lineRule="auto"/>
        <w:ind w:left="0" w:firstLine="709"/>
      </w:pPr>
      <w:r>
        <w:t xml:space="preserve">В результате разработки физической базы данных была создана надежная, нормализованная и эффективная структура, полностью готовая к интеграции с серверной частью приложения. Она обеспечивает целостность данных, высокую производительность и логическую непротиворечивость, что является необходимым условием для стабильной работы веб-сервиса. </w:t>
      </w:r>
      <w:r w:rsidR="00BF5835" w:rsidRPr="00BF5835">
        <w:t xml:space="preserve">Использование реляционной модели позволило эффективно описать все взаимосвязи между элементами системы и обеспечить их согласованность при выполнении любых операций. </w:t>
      </w:r>
      <w:r w:rsidR="00BF5835" w:rsidRPr="00BF5835">
        <w:br w:type="page"/>
      </w:r>
    </w:p>
    <w:p w14:paraId="5AE9E0B6" w14:textId="77777777" w:rsidR="006C121A" w:rsidRDefault="008C15C8" w:rsidP="00BA38C6">
      <w:pPr>
        <w:pStyle w:val="1"/>
        <w:numPr>
          <w:ilvl w:val="0"/>
          <w:numId w:val="0"/>
        </w:numPr>
        <w:ind w:left="993" w:right="0" w:hanging="310"/>
        <w:jc w:val="left"/>
        <w:rPr>
          <w:lang w:val="ru-RU"/>
        </w:rPr>
      </w:pPr>
      <w:bookmarkStart w:id="28" w:name="_Toc214681015"/>
      <w:r w:rsidRPr="000B4155">
        <w:rPr>
          <w:lang w:val="ru-RU"/>
        </w:rPr>
        <w:lastRenderedPageBreak/>
        <w:t>5</w:t>
      </w:r>
      <w:r>
        <w:t> </w:t>
      </w:r>
      <w:r w:rsidRPr="000B4155">
        <w:rPr>
          <w:lang w:val="ru-RU"/>
        </w:rPr>
        <w:t>ТЕСТИРОВАНИЕ РАБОТОСПОСОБНОСТИ БАЗЫ ДАННЫХ</w:t>
      </w:r>
      <w:bookmarkEnd w:id="28"/>
      <w:r w:rsidRPr="000B4155">
        <w:rPr>
          <w:lang w:val="ru-RU"/>
        </w:rPr>
        <w:t xml:space="preserve"> </w:t>
      </w:r>
    </w:p>
    <w:p>
      <w:pPr>
        <w:pStyle w:val="Heading1"/>
        <w:pageBreakBefore/>
      </w:pPr>
      <w:r>
        <w:t xml:space="preserve">5 ТЕСТИРОВАНИЕ РАБОТОСПОСОБНОСТИ БАЗЫ ДАННЫХ</w:t>
      </w:r>
    </w:p>
    <w:p>
      <w:r>
        <w:t xml:space="preserve">Тестирование работоспособности базы данных является неотъемлемой частью процесса разработки, направленной на обеспечение корректности, надежности и производительности системы хранения данных. В рамках данного раздела были проведены комплексные испытания, охватывающие проверку целостности данных, функциональное тестирование SQL-запросов, оценку производительности и тестирование ACID-свойств транзакций.</w:t>
      </w:r>
    </w:p>
    <w:p>
      <w:r>
        <w:t xml:space="preserve"/>
      </w:r>
    </w:p>
    <w:p>
      <w:pPr>
        <w:pStyle w:val="Heading2"/>
      </w:pPr>
      <w:r>
        <w:t xml:space="preserve">5.1 Тестирование целостности данных</w:t>
      </w:r>
    </w:p>
    <w:p>
      <w:r>
        <w:t xml:space="preserve">Основной задачей тестирования целостности данных стало подтверждение того, что все данные хранятся и обрабатываются корректно, без нарушения ограничений и связей между таблицами.</w:t>
      </w:r>
    </w:p>
    <w:p>
      <w:r>
        <w:t xml:space="preserve">Проверка целостности внешних ключей:</w:t>
      </w:r>
    </w:p>
    <w:p>
      <w:r>
        <w:t xml:space="preserve">Были выполнены тесты на попытку вставки записей с несуществующими внешними ключами. Например, попытка создания вопроса (questions) с несуществующим source_document_id должна быть отклонена системой.</w:t>
      </w:r>
    </w:p>
    <w:p>
      <w:r>
        <w:t xml:space="preserve">INSERT INTO questions (question_text, source_document_id, creator_id)
VALUES ('Тестовый вопрос', 99999, 1);</w:t>
      </w:r>
    </w:p>
    <w:p>
      <w:pPr>
        <w:jc w:val="center"/>
      </w:pPr>
      <w:r>
        <w:drawing>
          <wp:inline distT="0" distB="0" distL="0" distR="0">
            <wp:extent cx="4762500" cy="2857500"/>
            <wp:effectExtent t="0" r="0" b="0" l="0"/>
            <wp:docPr id="1" name="fk-error" descr="Ошибка нарушения внешнего ключа" title="Ошибка F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2857500"/>
                    </a:xfrm>
                    <a:prstGeom prst="rect">
                      <a:avLst/>
                    </a:prstGeom>
                  </pic:spPr>
                </pic:pic>
              </a:graphicData>
            </a:graphic>
          </wp:inline>
        </w:drawing>
      </w:r>
    </w:p>
    <w:p>
      <w:pPr>
        <w:jc w:val="center"/>
      </w:pPr>
      <w:r>
        <w:rPr>
          <w:i/>
          <w:iCs/>
          <w:sz w:val="20"/>
          <w:szCs w:val="20"/>
        </w:rPr>
        <w:t xml:space="preserve">Рисунок 5.1 – Ошибка при нарушении целостности внешнего ключа</w:t>
      </w:r>
    </w:p>
    <w:p>
      <w:r>
        <w:t xml:space="preserve">Результат: База данных корректно отклонила операцию с сообщением об ошибке нарушения ограничения внешнего ключа (Foreign Key Constraint Failed).</w:t>
      </w:r>
    </w:p>
    <w:p>
      <w:r>
        <w:t xml:space="preserve">Проверка каскадного удаления:</w:t>
      </w:r>
    </w:p>
    <w:p>
      <w:r>
        <w:t xml:space="preserve">Тестировалась корректность работы каскадного удаления при использовании ON DELETE CASCADE. При удалении пользователя (users) должны автоматически удаляться все связанные с ним записи в таблицах test_sessions, user_answers и test_assignments.</w:t>
      </w:r>
    </w:p>
    <w:p>
      <w:r>
        <w:t xml:space="preserve">DELETE FROM users WHERE id = 5;</w:t>
      </w:r>
    </w:p>
    <w:p>
      <w:pPr>
        <w:jc w:val="center"/>
      </w:pPr>
      <w:r>
        <w:drawing>
          <wp:inline distT="0" distB="0" distL="0" distR="0">
            <wp:extent cx="4762500" cy="2857500"/>
            <wp:effectExtent t="0" r="0" b="0" l="0"/>
            <wp:docPr id="1" name="cascade-delete" descr="Результат каскадного удаления" title="Каскадное удал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2857500"/>
                    </a:xfrm>
                    <a:prstGeom prst="rect">
                      <a:avLst/>
                    </a:prstGeom>
                  </pic:spPr>
                </pic:pic>
              </a:graphicData>
            </a:graphic>
          </wp:inline>
        </w:drawing>
      </w:r>
    </w:p>
    <w:p>
      <w:pPr>
        <w:jc w:val="center"/>
      </w:pPr>
      <w:r>
        <w:rPr>
          <w:i/>
          <w:iCs/>
          <w:sz w:val="20"/>
          <w:szCs w:val="20"/>
        </w:rPr>
        <w:t xml:space="preserve">Рисунок 5.2 – Проверка каскадного удаления связанных записей</w:t>
      </w:r>
    </w:p>
    <w:p>
      <w:r>
        <w:t xml:space="preserve">Результат: Все связанные записи были корректно удалены, что подтверждает правильную настройку каскадных операций.</w:t>
      </w:r>
    </w:p>
    <w:p>
      <w:r>
        <w:t xml:space="preserve"/>
      </w:r>
    </w:p>
    <w:p>
      <w:pPr>
        <w:pStyle w:val="Heading2"/>
      </w:pPr>
      <w:r>
        <w:t xml:space="preserve">5.2 Функциональное тестирование запросов</w:t>
      </w:r>
    </w:p>
    <w:p>
      <w:r>
        <w:t xml:space="preserve">Функциональное тестирование включало проверку корректности выполнения основных SQL-запросов, которые реализуют бизнес-логику приложения.</w:t>
      </w:r>
    </w:p>
    <w:p>
      <w:r>
        <w:t xml:space="preserve">Тест 1: Получение списка назначенных тестов для пользователя</w:t>
      </w:r>
    </w:p>
    <w:p>
      <w:r>
        <w:t xml:space="preserve">Цель: Проверить, что пользователь видит все тесты, назначенные ему лично или через группы, к которым он принадлежит.</w:t>
      </w:r>
    </w:p>
    <w:p>
      <w:r>
        <w:t xml:space="preserve">SELECT DISTINCT t.id, t.title, t.description
FROM tests t
JOIN test_assignments ta ON t.id = ta.test_id
LEFT JOIN user_groups ug ON ta.group_id = ug.group_id
WHERE ta.user_id = 1 OR ug.user_id = 1;</w:t>
      </w:r>
    </w:p>
    <w:p>
      <w:pPr>
        <w:jc w:val="center"/>
      </w:pPr>
      <w:r>
        <w:drawing>
          <wp:inline distT="0" distB="0" distL="0" distR="0">
            <wp:extent cx="4762500" cy="2857500"/>
            <wp:effectExtent t="0" r="0" b="0" l="0"/>
            <wp:docPr id="1" name="assigned-tests" descr="Результат запроса списка назначенных тестов" title="Список тес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2857500"/>
                    </a:xfrm>
                    <a:prstGeom prst="rect">
                      <a:avLst/>
                    </a:prstGeom>
                  </pic:spPr>
                </pic:pic>
              </a:graphicData>
            </a:graphic>
          </wp:inline>
        </w:drawing>
      </w:r>
    </w:p>
    <w:p>
      <w:pPr>
        <w:jc w:val="center"/>
      </w:pPr>
      <w:r>
        <w:rPr>
          <w:i/>
          <w:iCs/>
          <w:sz w:val="20"/>
          <w:szCs w:val="20"/>
        </w:rPr>
        <w:t xml:space="preserve">Рисунок 5.3 – Результат запроса списка назначенных тестов</w:t>
      </w:r>
    </w:p>
    <w:p>
      <w:r>
        <w:t xml:space="preserve">Результат: Запрос вернул корректный список тестов, включая как персональные назначения, так и групповые.</w:t>
      </w:r>
    </w:p>
    <w:p>
      <w:r>
        <w:t xml:space="preserve">Тест 2: Подсчет итогового балла для завершенной сессии</w:t>
      </w:r>
    </w:p>
    <w:p>
      <w:r>
        <w:t xml:space="preserve">Цель: Убедиться, что система корректно подсчитывает процент правильных ответов.</w:t>
      </w:r>
    </w:p>
    <w:p>
      <w:r>
        <w:t xml:space="preserve">SELECT 
  (SUM(CASE WHEN ao.is_correct = 1 THEN 1 ELSE 0 END) / COUNT(ua.id)) * 100 AS final_score
FROM user_answers ua
JOIN answer_options ao ON ua.selected_option_id = ao.id
WHERE ua.test_session_id = 10;</w:t>
      </w:r>
    </w:p>
    <w:p>
      <w:pPr>
        <w:jc w:val="center"/>
      </w:pPr>
      <w:r>
        <w:drawing>
          <wp:inline distT="0" distB="0" distL="0" distR="0">
            <wp:extent cx="4762500" cy="2857500"/>
            <wp:effectExtent t="0" r="0" b="0" l="0"/>
            <wp:docPr id="1" name="score-calc" descr="Результат подсчета итогового балла" title="Подсчет бал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2857500"/>
                    </a:xfrm>
                    <a:prstGeom prst="rect">
                      <a:avLst/>
                    </a:prstGeom>
                  </pic:spPr>
                </pic:pic>
              </a:graphicData>
            </a:graphic>
          </wp:inline>
        </w:drawing>
      </w:r>
    </w:p>
    <w:p>
      <w:pPr>
        <w:jc w:val="center"/>
      </w:pPr>
      <w:r>
        <w:rPr>
          <w:i/>
          <w:iCs/>
          <w:sz w:val="20"/>
          <w:szCs w:val="20"/>
        </w:rPr>
        <w:t xml:space="preserve">Рисунок 5.4 – Подсчет итогового балла для сессии тестирования</w:t>
      </w:r>
    </w:p>
    <w:p>
      <w:r>
        <w:t xml:space="preserve">Результат: Запрос корректно вычислил процент правильных ответов на основе выбранных пользователем вариантов.</w:t>
      </w:r>
    </w:p>
    <w:p>
      <w:r>
        <w:t xml:space="preserve">Тест 3: Выборка вопросов с вариантами ответов для теста</w:t>
      </w:r>
    </w:p>
    <w:p>
      <w:r>
        <w:t xml:space="preserve">Цель: Проверить корректность извлечения всех вопросов и связанных с ними вариантов ответов для конкретного теста.</w:t>
      </w:r>
    </w:p>
    <w:p>
      <w:r>
        <w:t xml:space="preserve">SELECT q.id, q.question_text, ao.id, ao.answer_text, ao.is_correct
FROM questions q
JOIN test_questions tq ON q.id = tq.question_id
JOIN answer_options ao ON q.id = ao.question_id
WHERE tq.test_id = 3
ORDER BY q.id, ao.id;</w:t>
      </w:r>
    </w:p>
    <w:p>
      <w:pPr>
        <w:jc w:val="center"/>
      </w:pPr>
      <w:r>
        <w:drawing>
          <wp:inline distT="0" distB="0" distL="0" distR="0">
            <wp:extent cx="4762500" cy="2857500"/>
            <wp:effectExtent t="0" r="0" b="0" l="0"/>
            <wp:docPr id="1" name="test-questions" descr="Список вопросов и ответов теста" title="Вопросы тес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2857500"/>
                    </a:xfrm>
                    <a:prstGeom prst="rect">
                      <a:avLst/>
                    </a:prstGeom>
                  </pic:spPr>
                </pic:pic>
              </a:graphicData>
            </a:graphic>
          </wp:inline>
        </w:drawing>
      </w:r>
    </w:p>
    <w:p>
      <w:pPr>
        <w:jc w:val="center"/>
      </w:pPr>
      <w:r>
        <w:rPr>
          <w:i/>
          <w:iCs/>
          <w:sz w:val="20"/>
          <w:szCs w:val="20"/>
        </w:rPr>
        <w:t xml:space="preserve">Рисунок 5.5 – Вопросы теста с вариантами ответов</w:t>
      </w:r>
    </w:p>
    <w:p>
      <w:r>
        <w:t xml:space="preserve">Результат: Запрос успешно извлек все необходимые данные в структурированном виде, пригодном для отображения в пользовательском интерфейсе.</w:t>
      </w:r>
    </w:p>
    <w:p>
      <w:r>
        <w:t xml:space="preserve"/>
      </w:r>
    </w:p>
    <w:p>
      <w:pPr>
        <w:pStyle w:val="Heading2"/>
      </w:pPr>
      <w:r>
        <w:t xml:space="preserve">5.3 Тестирование ACID-свойств</w:t>
      </w:r>
    </w:p>
    <w:p>
      <w:r>
        <w:t xml:space="preserve">Важным этапом стало тестирование ACID-свойств базы данных, которые гарантируют атомарность, согласованность, изоляцию и долговечность транзакций.</w:t>
      </w:r>
    </w:p>
    <w:p>
      <w:r>
        <w:t xml:space="preserve">Тест на атомарность (Atomicity):</w:t>
      </w:r>
    </w:p>
    <w:p>
      <w:r>
        <w:t xml:space="preserve">Проверялось, что при возникновении ошибки в середине транзакции все изменения откатываются. Была создана транзакция, включающая создание теста и назначение его пользователям, с намеренной ошибкой во втором запросе.</w:t>
      </w:r>
    </w:p>
    <w:p>
      <w:r>
        <w:t xml:space="preserve">START TRANSACTION;
INSERT INTO tests (title, creator_id, time_limit_minutes) VALUES ('Тест атомарности', 1, 30);
INSERT INTO test_assignments (test_id, user_id) VALUES (LAST_INSERT_ID(), 99999); -- Несуществующий пользователь
COMMIT;</w:t>
      </w:r>
    </w:p>
    <w:p>
      <w:pPr>
        <w:jc w:val="center"/>
      </w:pPr>
      <w:r>
        <w:drawing>
          <wp:inline distT="0" distB="0" distL="0" distR="0">
            <wp:extent cx="4762500" cy="2857500"/>
            <wp:effectExtent t="0" r="0" b="0" l="0"/>
            <wp:docPr id="1" name="transaction-rollback" descr="Откат транзакции при ошибке" title="Откат транзак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2857500"/>
                    </a:xfrm>
                    <a:prstGeom prst="rect">
                      <a:avLst/>
                    </a:prstGeom>
                  </pic:spPr>
                </pic:pic>
              </a:graphicData>
            </a:graphic>
          </wp:inline>
        </w:drawing>
      </w:r>
    </w:p>
    <w:p>
      <w:pPr>
        <w:jc w:val="center"/>
      </w:pPr>
      <w:r>
        <w:rPr>
          <w:i/>
          <w:iCs/>
          <w:sz w:val="20"/>
          <w:szCs w:val="20"/>
        </w:rPr>
        <w:t xml:space="preserve">Рисунок 5.6 – Откат транзакции при возникновении ошибки</w:t>
      </w:r>
    </w:p>
    <w:p>
      <w:r>
        <w:t xml:space="preserve">Результат: Транзакция была отменена полностью, тест не был создан. Это подтверждает атомарность операций.</w:t>
      </w:r>
    </w:p>
    <w:p>
      <w:r>
        <w:t xml:space="preserve">Тест на изоляцию (Isolation):</w:t>
      </w:r>
    </w:p>
    <w:p>
      <w:r>
        <w:t xml:space="preserve">Проверялось, что одновременные транзакции не влияют друг на друга. Две параллельные транзакции пытались обновить одну и ту же запись в таблице test_sessions.</w:t>
      </w:r>
    </w:p>
    <w:p>
      <w:pPr>
        <w:jc w:val="center"/>
      </w:pPr>
      <w:r>
        <w:drawing>
          <wp:inline distT="0" distB="0" distL="0" distR="0">
            <wp:extent cx="4762500" cy="2857500"/>
            <wp:effectExtent t="0" r="0" b="0" l="0"/>
            <wp:docPr id="1" name="transaction-isolation" descr="Результат теста изоляции транзакций" title="Изоляция транзакц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2857500"/>
                    </a:xfrm>
                    <a:prstGeom prst="rect">
                      <a:avLst/>
                    </a:prstGeom>
                  </pic:spPr>
                </pic:pic>
              </a:graphicData>
            </a:graphic>
          </wp:inline>
        </w:drawing>
      </w:r>
    </w:p>
    <w:p>
      <w:pPr>
        <w:jc w:val="center"/>
      </w:pPr>
      <w:r>
        <w:rPr>
          <w:i/>
          <w:iCs/>
          <w:sz w:val="20"/>
          <w:szCs w:val="20"/>
        </w:rPr>
        <w:t xml:space="preserve">Рисунок 5.7 – Тестирование изоляции параллельных транзакций</w:t>
      </w:r>
    </w:p>
    <w:p>
      <w:r>
        <w:t xml:space="preserve">Результат: MySQL корректно обработала конкурентный доступ, применив блокировки на уровне строк. Вторая транзакция дождалась завершения первой, после чего успешно выполнила свое обновление.</w:t>
      </w:r>
    </w:p>
    <w:p>
      <w:r>
        <w:t xml:space="preserve"/>
      </w:r>
    </w:p>
    <w:p>
      <w:pPr>
        <w:pStyle w:val="Heading2"/>
      </w:pPr>
      <w:r>
        <w:t xml:space="preserve">5.4 Тестирование производительности</w:t>
      </w:r>
    </w:p>
    <w:p>
      <w:r>
        <w:t xml:space="preserve">Производительность базы данных оценивалась путём измерения времени выполнения запросов при увеличении нагрузки. Были проведены нагрузочные тесты для проверки скорости выполнения типичных операций: создание тестовых сессий, вставка ответов пользователей, выборка статистики.</w:t>
      </w:r>
    </w:p>
    <w:p>
      <w:r>
        <w:t xml:space="preserve">Результаты нагрузочного тестирования представлены в таблице 5.1.</w:t>
      </w:r>
    </w:p>
    <w:p>
      <w:pPr>
        <w:jc w:val="center"/>
      </w:pPr>
      <w:r>
        <w:drawing>
          <wp:inline distT="0" distB="0" distL="0" distR="0">
            <wp:extent cx="4762500" cy="3333750"/>
            <wp:effectExtent t="0" r="0" b="0" l="0"/>
            <wp:docPr id="1" name="performance-table" descr="Таблица результатов нагрузочного тестирования" title="Результаты тестир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jc w:val="center"/>
      </w:pPr>
      <w:r>
        <w:rPr>
          <w:i/>
          <w:iCs/>
          <w:sz w:val="20"/>
          <w:szCs w:val="20"/>
        </w:rPr>
        <w:t xml:space="preserve">Таблица 5.1 – Результаты нагрузочного тестирования</w:t>
      </w:r>
    </w:p>
    <w:p>
      <w:r>
        <w:t xml:space="preserve">Было установлено, что при наличии правильно настроенных индексов (на полях user_id, test_id, test_session_id) время выполнения запросов остается приемлемым даже при десятках тысяч записей в таблицах.</w:t>
      </w:r>
    </w:p>
    <w:p>
      <w:pPr>
        <w:jc w:val="center"/>
      </w:pPr>
      <w:r>
        <w:drawing>
          <wp:inline distT="0" distB="0" distL="0" distR="0">
            <wp:extent cx="4762500" cy="3333750"/>
            <wp:effectExtent t="0" r="0" b="0" l="0"/>
            <wp:docPr id="1" name="performance-chart" descr="График зависимости времени выполнения от нагрузки" title="График производитель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jc w:val="center"/>
      </w:pPr>
      <w:r>
        <w:rPr>
          <w:i/>
          <w:iCs/>
          <w:sz w:val="20"/>
          <w:szCs w:val="20"/>
        </w:rPr>
        <w:t xml:space="preserve">Рисунок 5.8 – График зависимости времени выполнения запросов от объема данных</w:t>
      </w:r>
    </w:p>
    <w:p>
      <w:r>
        <w:t xml:space="preserve"/>
      </w:r>
    </w:p>
    <w:p>
      <w:pPr>
        <w:pStyle w:val="Heading2"/>
      </w:pPr>
      <w:r>
        <w:t xml:space="preserve">5.5 Тестирование системы аудита</w:t>
      </w:r>
    </w:p>
    <w:p>
      <w:r>
        <w:t xml:space="preserve">Система аудита, реализованная с помощью триггеров, была протестирована на предмет корректности записи изменений в журнал.</w:t>
      </w:r>
    </w:p>
    <w:p>
      <w:r>
        <w:t xml:space="preserve">Выполнялись операции INSERT, UPDATE и DELETE над критичными таблицами (users, tests, test_sessions), после чего проверялось содержимое таблицы audit_log.</w:t>
      </w:r>
    </w:p>
    <w:p>
      <w:r>
        <w:t xml:space="preserve">UPDATE users SET full_name = 'Иванов Иван Иванович' WHERE id = 3;</w:t>
      </w:r>
    </w:p>
    <w:p>
      <w:r>
        <w:t xml:space="preserve">SELECT * FROM audit_log WHERE table_name = 'users' AND record_id = 3 ORDER BY changed_at DESC LIMIT 1;</w:t>
      </w:r>
    </w:p>
    <w:p>
      <w:pPr>
        <w:jc w:val="center"/>
      </w:pPr>
      <w:r>
        <w:drawing>
          <wp:inline distT="0" distB="0" distL="0" distR="0">
            <wp:extent cx="4762500" cy="2857500"/>
            <wp:effectExtent t="0" r="0" b="0" l="0"/>
            <wp:docPr id="1" name="audit-log" descr="Запись в журнале аудита" title="Журнал ауди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2857500"/>
                    </a:xfrm>
                    <a:prstGeom prst="rect">
                      <a:avLst/>
                    </a:prstGeom>
                  </pic:spPr>
                </pic:pic>
              </a:graphicData>
            </a:graphic>
          </wp:inline>
        </w:drawing>
      </w:r>
    </w:p>
    <w:p>
      <w:pPr>
        <w:jc w:val="center"/>
      </w:pPr>
      <w:r>
        <w:rPr>
          <w:i/>
          <w:iCs/>
          <w:sz w:val="20"/>
          <w:szCs w:val="20"/>
        </w:rPr>
        <w:t xml:space="preserve">Рисунок 5.9 – Запись в журнале аудита после обновления данных</w:t>
      </w:r>
    </w:p>
    <w:p>
      <w:r>
        <w:t xml:space="preserve">Результат: Система аудита корректно зафиксировала изменение, сохранив как старое, так и новое значение поля full_name в формате JSON, а также информацию о пользователе, выполнившем изменение, и временную метку.</w:t>
      </w:r>
    </w:p>
    <w:p>
      <w:r>
        <w:t xml:space="preserve"/>
      </w:r>
    </w:p>
    <w:p>
      <w:r>
        <w:t xml:space="preserve">В результате проведённого тестирования было подтверждено, что база данных полностью соответствует заданным требованиям, обеспечивает целостность и согласованность данных, а также демонстрирует высокую производительность при реалистичных нагрузках. Все выявленные в процессе тестирования замечания были устранены, что гарантирует готовность системы к эксплуатации в производственной среде.</w:t>
      </w:r>
    </w:p>
    <w:p>
      <w:pPr>
        <w:pStyle w:val="Heading1"/>
        <w:pageBreakBefore/>
      </w:pPr>
      <w:r>
        <w:t xml:space="preserve">6 РУКОВОДСТВО РАЗВЕРТЫВАНИЯ</w:t>
      </w:r>
    </w:p>
    <w:p>
      <w:r>
        <w:t xml:space="preserve">Данный раздел содержит пошаговую инструкцию по развертыванию базы данных и веб-сервиса для автоматизации проведения тестирования. Руководство предназначено для системных администраторов и разработчиков, ответственных за установку и настройку системы.</w:t>
      </w:r>
    </w:p>
    <w:p>
      <w:r>
        <w:t xml:space="preserve"/>
      </w:r>
    </w:p>
    <w:p>
      <w:pPr>
        <w:pStyle w:val="Heading2"/>
      </w:pPr>
      <w:r>
        <w:t xml:space="preserve">6.1 Системные требования</w:t>
      </w:r>
    </w:p>
    <w:p>
      <w:r>
        <w:t xml:space="preserve">Для успешного развертывания системы необходимо обеспечить соответствие следующим минимальным требованиям:</w:t>
      </w:r>
    </w:p>
    <w:p>
      <w:r>
        <w:t xml:space="preserve">Серверная часть:</w:t>
      </w:r>
    </w:p>
    <w:p>
      <w:pPr>
        <w:pStyle w:val="ListParagraph"/>
        <w:numPr>
          <w:ilvl w:val="0"/>
          <w:numId w:val="2"/>
        </w:numPr>
      </w:pPr>
      <w:r>
        <w:t xml:space="preserve">Операционная система: Ubuntu Server 20.04 LTS или выше, либо любой другой Linux-дистрибутив с поддержкой Docker.</w:t>
      </w:r>
    </w:p>
    <w:p>
      <w:pPr>
        <w:pStyle w:val="ListParagraph"/>
        <w:numPr>
          <w:ilvl w:val="0"/>
          <w:numId w:val="2"/>
        </w:numPr>
      </w:pPr>
      <w:r>
        <w:t xml:space="preserve">Процессор: минимум 2 ядра, рекомендуется 4 ядра для обработки параллельных запросов.</w:t>
      </w:r>
    </w:p>
    <w:p>
      <w:pPr>
        <w:pStyle w:val="ListParagraph"/>
        <w:numPr>
          <w:ilvl w:val="0"/>
          <w:numId w:val="2"/>
        </w:numPr>
      </w:pPr>
      <w:r>
        <w:t xml:space="preserve">Оперативная память: минимум 4 ГБ, рекомендуется 8 ГБ для стабильной работы при высокой нагрузке.</w:t>
      </w:r>
    </w:p>
    <w:p>
      <w:pPr>
        <w:pStyle w:val="ListParagraph"/>
        <w:numPr>
          <w:ilvl w:val="0"/>
          <w:numId w:val="2"/>
        </w:numPr>
      </w:pPr>
      <w:r>
        <w:t xml:space="preserve">Дисковое пространство: минимум 20 ГБ свободного места для операционной системы, СУБД и логов.</w:t>
      </w:r>
    </w:p>
    <w:p>
      <w:pPr>
        <w:pStyle w:val="ListParagraph"/>
        <w:numPr>
          <w:ilvl w:val="0"/>
          <w:numId w:val="2"/>
        </w:numPr>
      </w:pPr>
      <w:r>
        <w:t xml:space="preserve">Сетевое подключение: стабильное соединение со скоростью не менее 10 Мбит/с.</w:t>
      </w:r>
    </w:p>
    <w:p>
      <w:r>
        <w:t xml:space="preserve">Программное обеспечение:</w:t>
      </w:r>
    </w:p>
    <w:p>
      <w:pPr>
        <w:pStyle w:val="ListParagraph"/>
        <w:numPr>
          <w:ilvl w:val="0"/>
          <w:numId w:val="3"/>
        </w:numPr>
      </w:pPr>
      <w:r>
        <w:t xml:space="preserve">MySQL Server 8.0 или выше.</w:t>
      </w:r>
    </w:p>
    <w:p>
      <w:pPr>
        <w:pStyle w:val="ListParagraph"/>
        <w:numPr>
          <w:ilvl w:val="0"/>
          <w:numId w:val="3"/>
        </w:numPr>
      </w:pPr>
      <w:r>
        <w:t xml:space="preserve">Node.js версии 16.x или выше для запуска веб-приложения.</w:t>
      </w:r>
    </w:p>
    <w:p>
      <w:pPr>
        <w:pStyle w:val="ListParagraph"/>
        <w:numPr>
          <w:ilvl w:val="0"/>
          <w:numId w:val="3"/>
        </w:numPr>
      </w:pPr>
      <w:r>
        <w:t xml:space="preserve">npm версии 8.x или выше для управления зависимостями.</w:t>
      </w:r>
    </w:p>
    <w:p>
      <w:pPr>
        <w:pStyle w:val="ListParagraph"/>
        <w:numPr>
          <w:ilvl w:val="0"/>
          <w:numId w:val="3"/>
        </w:numPr>
      </w:pPr>
      <w:r>
        <w:t xml:space="preserve">Git для клонирования репозитория проекта.</w:t>
      </w:r>
    </w:p>
    <w:p>
      <w:r>
        <w:t xml:space="preserve"/>
      </w:r>
    </w:p>
    <w:p>
      <w:pPr>
        <w:pStyle w:val="Heading2"/>
      </w:pPr>
      <w:r>
        <w:t xml:space="preserve">6.2 Установка MySQL Server</w:t>
      </w:r>
    </w:p>
    <w:p>
      <w:r>
        <w:t xml:space="preserve">Первым этапом развертывания является установка и настройка системы управления базами данных MySQL Server. Выполните следующие шаги:</w:t>
      </w:r>
    </w:p>
    <w:p>
      <w:r>
        <w:t xml:space="preserve">1. Обновите список пакетов и установите MySQL Server:</w:t>
      </w:r>
    </w:p>
    <w:p>
      <w:r>
        <w:t xml:space="preserve">sudo apt update
sudo apt install mysql-server -y</w:t>
      </w:r>
    </w:p>
    <w:p>
      <w:pPr>
        <w:jc w:val="center"/>
      </w:pPr>
      <w:r>
        <w:drawing>
          <wp:inline distT="0" distB="0" distL="0" distR="0">
            <wp:extent cx="4762500" cy="2857500"/>
            <wp:effectExtent t="0" r="0" b="0" l="0"/>
            <wp:docPr id="1" name="mysql-install" descr="Скриншот процесса установки MySQL Server" title="Установка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2857500"/>
                    </a:xfrm>
                    <a:prstGeom prst="rect">
                      <a:avLst/>
                    </a:prstGeom>
                  </pic:spPr>
                </pic:pic>
              </a:graphicData>
            </a:graphic>
          </wp:inline>
        </w:drawing>
      </w:r>
    </w:p>
    <w:p>
      <w:pPr>
        <w:jc w:val="center"/>
      </w:pPr>
      <w:r>
        <w:rPr>
          <w:i/>
          <w:iCs/>
          <w:sz w:val="20"/>
          <w:szCs w:val="20"/>
        </w:rPr>
        <w:t xml:space="preserve">Рисунок 6.1 – Установка MySQL Server</w:t>
      </w:r>
    </w:p>
    <w:p>
      <w:r>
        <w:t xml:space="preserve">2. Запустите скрипт безопасности для настройки MySQL:</w:t>
      </w:r>
    </w:p>
    <w:p>
      <w:r>
        <w:t xml:space="preserve">sudo mysql_secure_installation</w:t>
      </w:r>
    </w:p>
    <w:p>
      <w:r>
        <w:t xml:space="preserve">Следуйте инструкциям на экране: установите надежный пароль для root-пользователя, удалите анонимных пользователей, запретите удаленный доступ для root и удалите тестовую базу данных.</w:t>
      </w:r>
    </w:p>
    <w:p>
      <w:r>
        <w:t xml:space="preserve">3. Проверьте статус службы MySQL:</w:t>
      </w:r>
    </w:p>
    <w:p>
      <w:r>
        <w:t xml:space="preserve">sudo systemctl status mysql</w:t>
      </w:r>
    </w:p>
    <w:p>
      <w:pPr>
        <w:jc w:val="center"/>
      </w:pPr>
      <w:r>
        <w:drawing>
          <wp:inline distT="0" distB="0" distL="0" distR="0">
            <wp:extent cx="4762500" cy="2857500"/>
            <wp:effectExtent t="0" r="0" b="0" l="0"/>
            <wp:docPr id="1" name="mysql-status" descr="Проверка статуса службы MySQL" title="Статус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2857500"/>
                    </a:xfrm>
                    <a:prstGeom prst="rect">
                      <a:avLst/>
                    </a:prstGeom>
                  </pic:spPr>
                </pic:pic>
              </a:graphicData>
            </a:graphic>
          </wp:inline>
        </w:drawing>
      </w:r>
    </w:p>
    <w:p>
      <w:pPr>
        <w:jc w:val="center"/>
      </w:pPr>
      <w:r>
        <w:rPr>
          <w:i/>
          <w:iCs/>
          <w:sz w:val="20"/>
          <w:szCs w:val="20"/>
        </w:rPr>
        <w:t xml:space="preserve">Рисунок 6.2 – Проверка статуса службы MySQL</w:t>
      </w:r>
    </w:p>
    <w:p>
      <w:r>
        <w:t xml:space="preserve"/>
      </w:r>
    </w:p>
    <w:p>
      <w:pPr>
        <w:pStyle w:val="Heading2"/>
      </w:pPr>
      <w:r>
        <w:t xml:space="preserve">6.3 Создание базы данных</w:t>
      </w:r>
    </w:p>
    <w:p>
      <w:r>
        <w:t xml:space="preserve">После установки MySQL необходимо создать базу данных для системы тестирования и пользователя с соответствующими правами доступа:</w:t>
      </w:r>
    </w:p>
    <w:p>
      <w:r>
        <w:t xml:space="preserve">1. Войдите в консоль MySQL:</w:t>
      </w:r>
    </w:p>
    <w:p>
      <w:r>
        <w:t xml:space="preserve">sudo mysql -u root -p</w:t>
      </w:r>
    </w:p>
    <w:p>
      <w:r>
        <w:t xml:space="preserve">2. Создайте базу данных:</w:t>
      </w:r>
    </w:p>
    <w:p>
      <w:r>
        <w:t xml:space="preserve">CREATE DATABASE testing_system CHARACTER SET utf8mb4 COLLATE utf8mb4_unicode_ci;</w:t>
      </w:r>
    </w:p>
    <w:p>
      <w:r>
        <w:t xml:space="preserve">3. Создайте пользователя и предоставьте ему права:</w:t>
      </w:r>
    </w:p>
    <w:p>
      <w:r>
        <w:t xml:space="preserve">CREATE USER 'testuser'@'localhost' IDENTIFIED BY 'strong_password';
GRANT ALL PRIVILEGES ON testing_system.* TO 'testuser'@'localhost';
FLUSH PRIVILEGES;</w:t>
      </w:r>
    </w:p>
    <w:p>
      <w:pPr>
        <w:jc w:val="center"/>
      </w:pPr>
      <w:r>
        <w:drawing>
          <wp:inline distT="0" distB="0" distL="0" distR="0">
            <wp:extent cx="4762500" cy="2857500"/>
            <wp:effectExtent t="0" r="0" b="0" l="0"/>
            <wp:docPr id="1" name="db-create" descr="Создание базы данных и пользователя" title="Создание Б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2857500"/>
                    </a:xfrm>
                    <a:prstGeom prst="rect">
                      <a:avLst/>
                    </a:prstGeom>
                  </pic:spPr>
                </pic:pic>
              </a:graphicData>
            </a:graphic>
          </wp:inline>
        </w:drawing>
      </w:r>
    </w:p>
    <w:p>
      <w:pPr>
        <w:jc w:val="center"/>
      </w:pPr>
      <w:r>
        <w:rPr>
          <w:i/>
          <w:iCs/>
          <w:sz w:val="20"/>
          <w:szCs w:val="20"/>
        </w:rPr>
        <w:t xml:space="preserve">Рисунок 6.3 – Создание базы данных и пользователя</w:t>
      </w:r>
    </w:p>
    <w:p>
      <w:r>
        <w:t xml:space="preserve">4. Выполните SQL-скрипт для создания таблиц:</w:t>
      </w:r>
    </w:p>
    <w:p>
      <w:r>
        <w:t xml:space="preserve">USE testing_system;
SOURCE /path/to/schema.sql;</w:t>
      </w:r>
    </w:p>
    <w:p>
      <w:r>
        <w:t xml:space="preserve">где /path/to/schema.sql – путь к файлу со схемой базы данных, содержащему DDL-команды для создания всех необходимых таблиц, индексов и триггеров.</w:t>
      </w:r>
    </w:p>
    <w:p>
      <w:r>
        <w:t xml:space="preserve"/>
      </w:r>
    </w:p>
    <w:p>
      <w:pPr>
        <w:pStyle w:val="Heading2"/>
      </w:pPr>
      <w:r>
        <w:t xml:space="preserve">6.4 Развертывание веб-приложения</w:t>
      </w:r>
    </w:p>
    <w:p>
      <w:r>
        <w:t xml:space="preserve">После настройки базы данных необходимо развернуть веб-приложение:</w:t>
      </w:r>
    </w:p>
    <w:p>
      <w:r>
        <w:t xml:space="preserve">1. Клонируйте репозиторий проекта:</w:t>
      </w:r>
    </w:p>
    <w:p>
      <w:r>
        <w:t xml:space="preserve">git clone https://github.com/username/testing-system.git
cd testing-system</w:t>
      </w:r>
    </w:p>
    <w:p>
      <w:r>
        <w:t xml:space="preserve">2. Установите зависимости:</w:t>
      </w:r>
    </w:p>
    <w:p>
      <w:r>
        <w:t xml:space="preserve">npm install</w:t>
      </w:r>
    </w:p>
    <w:p>
      <w:pPr>
        <w:jc w:val="center"/>
      </w:pPr>
      <w:r>
        <w:drawing>
          <wp:inline distT="0" distB="0" distL="0" distR="0">
            <wp:extent cx="4762500" cy="2857500"/>
            <wp:effectExtent t="0" r="0" b="0" l="0"/>
            <wp:docPr id="1" name="npm-install" descr="Установка зависимостей проекта" title="NPM 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2857500"/>
                    </a:xfrm>
                    <a:prstGeom prst="rect">
                      <a:avLst/>
                    </a:prstGeom>
                  </pic:spPr>
                </pic:pic>
              </a:graphicData>
            </a:graphic>
          </wp:inline>
        </w:drawing>
      </w:r>
    </w:p>
    <w:p>
      <w:pPr>
        <w:jc w:val="center"/>
      </w:pPr>
      <w:r>
        <w:rPr>
          <w:i/>
          <w:iCs/>
          <w:sz w:val="20"/>
          <w:szCs w:val="20"/>
        </w:rPr>
        <w:t xml:space="preserve">Рисунок 6.4 – Установка зависимостей проекта</w:t>
      </w:r>
    </w:p>
    <w:p>
      <w:r>
        <w:t xml:space="preserve">3. Создайте файл конфигурации .env и укажите параметры подключения к базе данных:</w:t>
      </w:r>
    </w:p>
    <w:p>
      <w:r>
        <w:t xml:space="preserve">DB_HOST=localhost
DB_PORT=3306
DB_USER=testuser
DB_PASSWORD=strong_password
DB_NAME=testing_system
PORT=3000</w:t>
      </w:r>
    </w:p>
    <w:p>
      <w:r>
        <w:t xml:space="preserve">4. Запустите приложение:</w:t>
      </w:r>
    </w:p>
    <w:p>
      <w:r>
        <w:t xml:space="preserve">npm start</w:t>
      </w:r>
    </w:p>
    <w:p>
      <w:r>
        <w:t xml:space="preserve">Приложение будет доступно по адресу http://localhost:3000.</w:t>
      </w:r>
    </w:p>
    <w:p>
      <w:pPr>
        <w:jc w:val="center"/>
      </w:pPr>
      <w:r>
        <w:drawing>
          <wp:inline distT="0" distB="0" distL="0" distR="0">
            <wp:extent cx="4762500" cy="2857500"/>
            <wp:effectExtent t="0" r="0" b="0" l="0"/>
            <wp:docPr id="1" name="app-start" descr="Успешный запуск веб-приложения" title="Запуск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2857500"/>
                    </a:xfrm>
                    <a:prstGeom prst="rect">
                      <a:avLst/>
                    </a:prstGeom>
                  </pic:spPr>
                </pic:pic>
              </a:graphicData>
            </a:graphic>
          </wp:inline>
        </w:drawing>
      </w:r>
    </w:p>
    <w:p>
      <w:pPr>
        <w:jc w:val="center"/>
      </w:pPr>
      <w:r>
        <w:rPr>
          <w:i/>
          <w:iCs/>
          <w:sz w:val="20"/>
          <w:szCs w:val="20"/>
        </w:rPr>
        <w:t xml:space="preserve">Рисунок 6.5 – Запуск веб-приложения</w:t>
      </w:r>
    </w:p>
    <w:p>
      <w:r>
        <w:t xml:space="preserve"/>
      </w:r>
    </w:p>
    <w:p>
      <w:pPr>
        <w:pStyle w:val="Heading2"/>
      </w:pPr>
      <w:r>
        <w:t xml:space="preserve">6.5 Настройка для production-среды</w:t>
      </w:r>
    </w:p>
    <w:p>
      <w:r>
        <w:t xml:space="preserve">Для использования системы в производственной среде рекомендуется выполнить следующие настройки:</w:t>
      </w:r>
    </w:p>
    <w:p>
      <w:pPr>
        <w:pStyle w:val="ListParagraph"/>
        <w:numPr>
          <w:ilvl w:val="0"/>
          <w:numId w:val="4"/>
        </w:numPr>
      </w:pPr>
      <w:r>
        <w:t xml:space="preserve">Настройте обратный прокси-сервер (например, Nginx) для обработки HTTPS-соединений и балансировки нагрузки.</w:t>
      </w:r>
    </w:p>
    <w:p>
      <w:pPr>
        <w:pStyle w:val="ListParagraph"/>
        <w:numPr>
          <w:ilvl w:val="0"/>
          <w:numId w:val="4"/>
        </w:numPr>
      </w:pPr>
      <w:r>
        <w:t xml:space="preserve">Установите SSL-сертификат для обеспечения безопасного соединения (рекомендуется использовать Let's Encrypt).</w:t>
      </w:r>
    </w:p>
    <w:p>
      <w:pPr>
        <w:pStyle w:val="ListParagraph"/>
        <w:numPr>
          <w:ilvl w:val="0"/>
          <w:numId w:val="4"/>
        </w:numPr>
      </w:pPr>
      <w:r>
        <w:t xml:space="preserve">Настройте автоматический запуск приложения при загрузке сервера с помощью systemd или PM2.</w:t>
      </w:r>
    </w:p>
    <w:p>
      <w:pPr>
        <w:pStyle w:val="ListParagraph"/>
        <w:numPr>
          <w:ilvl w:val="0"/>
          <w:numId w:val="4"/>
        </w:numPr>
      </w:pPr>
      <w:r>
        <w:t xml:space="preserve">Настройте регулярное резервное копирование базы данных с помощью mysqldump или другого инструмента.</w:t>
      </w:r>
    </w:p>
    <w:p>
      <w:pPr>
        <w:pStyle w:val="ListParagraph"/>
        <w:numPr>
          <w:ilvl w:val="0"/>
          <w:numId w:val="4"/>
        </w:numPr>
      </w:pPr>
      <w:r>
        <w:t xml:space="preserve">Настройте мониторинг системы и логирование для отслеживания ошибок и производительности.</w:t>
      </w:r>
    </w:p>
    <w:p>
      <w:pPr>
        <w:jc w:val="center"/>
      </w:pPr>
      <w:r>
        <w:drawing>
          <wp:inline distT="0" distB="0" distL="0" distR="0">
            <wp:extent cx="4762500" cy="2857500"/>
            <wp:effectExtent t="0" r="0" b="0" l="0"/>
            <wp:docPr id="1" name="nginx-config" descr="Пример конфигурации Nginx" title="Nginx конфигур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2857500"/>
                    </a:xfrm>
                    <a:prstGeom prst="rect">
                      <a:avLst/>
                    </a:prstGeom>
                  </pic:spPr>
                </pic:pic>
              </a:graphicData>
            </a:graphic>
          </wp:inline>
        </w:drawing>
      </w:r>
    </w:p>
    <w:p>
      <w:pPr>
        <w:jc w:val="center"/>
      </w:pPr>
      <w:r>
        <w:rPr>
          <w:i/>
          <w:iCs/>
          <w:sz w:val="20"/>
          <w:szCs w:val="20"/>
        </w:rPr>
        <w:t xml:space="preserve">Рисунок 6.6 – Пример конфигурации Nginx для production</w:t>
      </w:r>
    </w:p>
    <w:p>
      <w:pPr>
        <w:pStyle w:val="Heading1"/>
        <w:pageBreakBefore/>
      </w:pPr>
      <w:r>
        <w:t xml:space="preserve">7 РУКОВОДСТВО ПОЛЬЗОВАТЕЛЯ</w:t>
      </w:r>
    </w:p>
    <w:p>
      <w:r>
        <w:t xml:space="preserve">Данный раздел содержит подробное описание работы с веб-сервисом автоматизации тестирования для двух основных ролей пользователей: администратора и обычного пользователя. Руководство содержит пошаговые инструкции по выполнению основных операций в системе.</w:t>
      </w:r>
    </w:p>
    <w:p>
      <w:r>
        <w:t xml:space="preserve"/>
      </w:r>
    </w:p>
    <w:p>
      <w:pPr>
        <w:pStyle w:val="Heading2"/>
      </w:pPr>
      <w:r>
        <w:t xml:space="preserve">7.1 Вход в систему</w:t>
      </w:r>
    </w:p>
    <w:p>
      <w:r>
        <w:t xml:space="preserve">Для начала работы с системой необходимо пройти аутентификацию:</w:t>
      </w:r>
    </w:p>
    <w:p>
      <w:r>
        <w:t xml:space="preserve">1. Откройте веб-браузер и перейдите по адресу системы (например, https://testing.company.com).</w:t>
      </w:r>
    </w:p>
    <w:p>
      <w:r>
        <w:t xml:space="preserve">2. На главной странице будет отображена форма входа.</w:t>
      </w:r>
    </w:p>
    <w:p>
      <w:pPr>
        <w:jc w:val="center"/>
      </w:pPr>
      <w:r>
        <w:drawing>
          <wp:inline distT="0" distB="0" distL="0" distR="0">
            <wp:extent cx="4762500" cy="3333750"/>
            <wp:effectExtent t="0" r="0" b="0" l="0"/>
            <wp:docPr id="1" name="login-page" descr="Страница входа в систему" title="Форма вхо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jc w:val="center"/>
      </w:pPr>
      <w:r>
        <w:rPr>
          <w:i/>
          <w:iCs/>
          <w:sz w:val="20"/>
          <w:szCs w:val="20"/>
        </w:rPr>
        <w:t xml:space="preserve">Рисунок 7.1 – Форма входа в систему</w:t>
      </w:r>
    </w:p>
    <w:p>
      <w:r>
        <w:t xml:space="preserve">3. Введите свой email и пароль в соответствующие поля.</w:t>
      </w:r>
    </w:p>
    <w:p>
      <w:r>
        <w:t xml:space="preserve">4. Нажмите кнопку «Войти».</w:t>
      </w:r>
    </w:p>
    <w:p>
      <w:r>
        <w:t xml:space="preserve">5. При успешной аутентификации вы будете перенаправлены на главную страницу системы, соответствующую вашей роли.</w:t>
      </w:r>
    </w:p>
    <w:p>
      <w:r>
        <w:t xml:space="preserve"/>
      </w:r>
    </w:p>
    <w:p>
      <w:pPr>
        <w:pStyle w:val="Heading2"/>
      </w:pPr>
      <w:r>
        <w:t xml:space="preserve">7.2 Работа администратора</w:t>
      </w:r>
    </w:p>
    <w:p>
      <w:r>
        <w:t xml:space="preserve">Администратор системы имеет расширенные права доступа и может выполнять следующие операции:</w:t>
      </w:r>
    </w:p>
    <w:p>
      <w:pPr>
        <w:pStyle w:val="Heading3"/>
      </w:pPr>
      <w:r>
        <w:t xml:space="preserve">7.2.1 Управление пользователями</w:t>
      </w:r>
    </w:p>
    <w:p>
      <w:r>
        <w:t xml:space="preserve">Для добавления нового пользователя в систему:</w:t>
      </w:r>
    </w:p>
    <w:p>
      <w:r>
        <w:t xml:space="preserve">1. В главном меню выберите раздел «Пользователи».</w:t>
      </w:r>
    </w:p>
    <w:p>
      <w:r>
        <w:t xml:space="preserve">2. Нажмите кнопку «Добавить пользователя».</w:t>
      </w:r>
    </w:p>
    <w:p>
      <w:pPr>
        <w:jc w:val="center"/>
      </w:pPr>
      <w:r>
        <w:drawing>
          <wp:inline distT="0" distB="0" distL="0" distR="0">
            <wp:extent cx="4762500" cy="3333750"/>
            <wp:effectExtent t="0" r="0" b="0" l="0"/>
            <wp:docPr id="1" name="users-list" descr="Страница управления пользователями" title="Список пользовател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jc w:val="center"/>
      </w:pPr>
      <w:r>
        <w:rPr>
          <w:i/>
          <w:iCs/>
          <w:sz w:val="20"/>
          <w:szCs w:val="20"/>
        </w:rPr>
        <w:t xml:space="preserve">Рисунок 7.2 – Страница управления пользователями</w:t>
      </w:r>
    </w:p>
    <w:p>
      <w:r>
        <w:t xml:space="preserve">3. Заполните форму регистрации: укажите полное имя, email, роль пользователя (администратор или пользователь) и группу.</w:t>
      </w:r>
    </w:p>
    <w:p>
      <w:pPr>
        <w:jc w:val="center"/>
      </w:pPr>
      <w:r>
        <w:drawing>
          <wp:inline distT="0" distB="0" distL="0" distR="0">
            <wp:extent cx="4762500" cy="3333750"/>
            <wp:effectExtent t="0" r="0" b="0" l="0"/>
            <wp:docPr id="1" name="add-user" descr="Форма добавления нового пользователя" title="Форма добав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jc w:val="center"/>
      </w:pPr>
      <w:r>
        <w:rPr>
          <w:i/>
          <w:iCs/>
          <w:sz w:val="20"/>
          <w:szCs w:val="20"/>
        </w:rPr>
        <w:t xml:space="preserve">Рисунок 7.3 – Форма добавления нового пользователя</w:t>
      </w:r>
    </w:p>
    <w:p>
      <w:r>
        <w:t xml:space="preserve">4. Нажмите кнопку «Создать». Пользователю будет отправлено письмо с временным паролем.</w:t>
      </w:r>
    </w:p>
    <w:p>
      <w:pPr>
        <w:pStyle w:val="Heading3"/>
      </w:pPr>
      <w:r>
        <w:t xml:space="preserve">7.2.2 Загрузка исходных документов</w:t>
      </w:r>
    </w:p>
    <w:p>
      <w:r>
        <w:t xml:space="preserve">Для генерации вопросов на основе текстовых материалов:</w:t>
      </w:r>
    </w:p>
    <w:p>
      <w:r>
        <w:t xml:space="preserve">1. Перейдите в раздел «Документы».</w:t>
      </w:r>
    </w:p>
    <w:p>
      <w:r>
        <w:t xml:space="preserve">2. Нажмите кнопку «Загрузить документ».</w:t>
      </w:r>
    </w:p>
    <w:p>
      <w:r>
        <w:t xml:space="preserve">3. Выберите файл в формате PDF, DOCX или TXT.</w:t>
      </w:r>
    </w:p>
    <w:p>
      <w:pPr>
        <w:jc w:val="center"/>
      </w:pPr>
      <w:r>
        <w:drawing>
          <wp:inline distT="0" distB="0" distL="0" distR="0">
            <wp:extent cx="4762500" cy="3333750"/>
            <wp:effectExtent t="0" r="0" b="0" l="0"/>
            <wp:docPr id="1" name="upload-doc" descr="Интерфейс загрузки документа" title="Загрузка докуме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jc w:val="center"/>
      </w:pPr>
      <w:r>
        <w:rPr>
          <w:i/>
          <w:iCs/>
          <w:sz w:val="20"/>
          <w:szCs w:val="20"/>
        </w:rPr>
        <w:t xml:space="preserve">Рисунок 7.4 – Интерфейс загрузки исходного документа</w:t>
      </w:r>
    </w:p>
    <w:p>
      <w:r>
        <w:t xml:space="preserve">4. Дождитесь завершения обработки документа. Статус обработки отображается в списке документов.</w:t>
      </w:r>
    </w:p>
    <w:p>
      <w:r>
        <w:t xml:space="preserve">5. После завершения обработки система автоматически сгенерирует вопросы на основе содержимого документа.</w:t>
      </w:r>
    </w:p>
    <w:p>
      <w:pPr>
        <w:jc w:val="center"/>
      </w:pPr>
      <w:r>
        <w:drawing>
          <wp:inline distT="0" distB="0" distL="0" distR="0">
            <wp:extent cx="4762500" cy="3333750"/>
            <wp:effectExtent t="0" r="0" b="0" l="0"/>
            <wp:docPr id="1" name="docs-list" descr="Список загруженных документов" title="Список докуме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jc w:val="center"/>
      </w:pPr>
      <w:r>
        <w:rPr>
          <w:i/>
          <w:iCs/>
          <w:sz w:val="20"/>
          <w:szCs w:val="20"/>
        </w:rPr>
        <w:t xml:space="preserve">Рисунок 7.5 – Список загруженных документов со статусами</w:t>
      </w:r>
    </w:p>
    <w:p>
      <w:pPr>
        <w:pStyle w:val="Heading3"/>
      </w:pPr>
      <w:r>
        <w:t xml:space="preserve">7.2.3 Создание и редактирование тестов</w:t>
      </w:r>
    </w:p>
    <w:p>
      <w:r>
        <w:t xml:space="preserve">Для создания нового теста:</w:t>
      </w:r>
    </w:p>
    <w:p>
      <w:r>
        <w:t xml:space="preserve">1. Откройте раздел «Тесты».</w:t>
      </w:r>
    </w:p>
    <w:p>
      <w:r>
        <w:t xml:space="preserve">2. Нажмите кнопку «Создать тест».</w:t>
      </w:r>
    </w:p>
    <w:p>
      <w:r>
        <w:t xml:space="preserve">3. Заполните основную информацию о тесте: название, описание, ограничение по времени прохождения.</w:t>
      </w:r>
    </w:p>
    <w:p>
      <w:pPr>
        <w:jc w:val="center"/>
      </w:pPr>
      <w:r>
        <w:drawing>
          <wp:inline distT="0" distB="0" distL="0" distR="0">
            <wp:extent cx="4762500" cy="3333750"/>
            <wp:effectExtent t="0" r="0" b="0" l="0"/>
            <wp:docPr id="1" name="create-test" descr="Форма создания нового теста" title="Создание тес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jc w:val="center"/>
      </w:pPr>
      <w:r>
        <w:rPr>
          <w:i/>
          <w:iCs/>
          <w:sz w:val="20"/>
          <w:szCs w:val="20"/>
        </w:rPr>
        <w:t xml:space="preserve">Рисунок 7.6 – Форма создания нового теста</w:t>
      </w:r>
    </w:p>
    <w:p>
      <w:r>
        <w:t xml:space="preserve">4. Выберите вопросы из общего пула. Можно использовать фильтры по исходным документам или по ключевым словам.</w:t>
      </w:r>
    </w:p>
    <w:p>
      <w:pPr>
        <w:jc w:val="center"/>
      </w:pPr>
      <w:r>
        <w:drawing>
          <wp:inline distT="0" distB="0" distL="0" distR="0">
            <wp:extent cx="4762500" cy="3333750"/>
            <wp:effectExtent t="0" r="0" b="0" l="0"/>
            <wp:docPr id="1" name="select-questions" descr="Интерфейс выбора вопросов для теста" title="Выбор вопрос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jc w:val="center"/>
      </w:pPr>
      <w:r>
        <w:rPr>
          <w:i/>
          <w:iCs/>
          <w:sz w:val="20"/>
          <w:szCs w:val="20"/>
        </w:rPr>
        <w:t xml:space="preserve">Рисунок 7.7 – Выбор вопросов для теста</w:t>
      </w:r>
    </w:p>
    <w:p>
      <w:r>
        <w:t xml:space="preserve">5. При необходимости отредактируйте вопросы или варианты ответов непосредственно в интерфейсе редактора.</w:t>
      </w:r>
    </w:p>
    <w:p>
      <w:r>
        <w:t xml:space="preserve">6. Сохраните тест, нажав кнопку «Сохранить».</w:t>
      </w:r>
    </w:p>
    <w:p>
      <w:pPr>
        <w:pStyle w:val="Heading3"/>
      </w:pPr>
      <w:r>
        <w:t xml:space="preserve">7.2.4 Назначение тестов</w:t>
      </w:r>
    </w:p>
    <w:p>
      <w:r>
        <w:t xml:space="preserve">Для назначения теста пользователям или группам:</w:t>
      </w:r>
    </w:p>
    <w:p>
      <w:r>
        <w:t xml:space="preserve">1. Откройте карточку теста в разделе «Тесты».</w:t>
      </w:r>
    </w:p>
    <w:p>
      <w:r>
        <w:t xml:space="preserve">2. Нажмите кнопку «Назначить».</w:t>
      </w:r>
    </w:p>
    <w:p>
      <w:r>
        <w:t xml:space="preserve">3. Выберите способ назначения: конкретным пользователям или целым группам.</w:t>
      </w:r>
    </w:p>
    <w:p>
      <w:pPr>
        <w:jc w:val="center"/>
      </w:pPr>
      <w:r>
        <w:drawing>
          <wp:inline distT="0" distB="0" distL="0" distR="0">
            <wp:extent cx="4762500" cy="3333750"/>
            <wp:effectExtent t="0" r="0" b="0" l="0"/>
            <wp:docPr id="1" name="assign-test" descr="Интерфейс назначения теста" title="Назначение тес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jc w:val="center"/>
      </w:pPr>
      <w:r>
        <w:rPr>
          <w:i/>
          <w:iCs/>
          <w:sz w:val="20"/>
          <w:szCs w:val="20"/>
        </w:rPr>
        <w:t xml:space="preserve">Рисунок 7.8 – Назначение теста пользователям или группам</w:t>
      </w:r>
    </w:p>
    <w:p>
      <w:r>
        <w:t xml:space="preserve">4. Укажите срок прохождения теста (опционально).</w:t>
      </w:r>
    </w:p>
    <w:p>
      <w:r>
        <w:t xml:space="preserve">5. Нажмите «Назначить». Пользователи получат уведомление о новом назначенном тесте.</w:t>
      </w:r>
    </w:p>
    <w:p>
      <w:pPr>
        <w:pStyle w:val="Heading3"/>
      </w:pPr>
      <w:r>
        <w:t xml:space="preserve">7.2.5 Просмотр результатов и аналитики</w:t>
      </w:r>
    </w:p>
    <w:p>
      <w:r>
        <w:t xml:space="preserve">Администратор может просматривать детальную статистику по прохождению тестов:</w:t>
      </w:r>
    </w:p>
    <w:p>
      <w:r>
        <w:t xml:space="preserve">1. Перейдите в раздел «Результаты».</w:t>
      </w:r>
    </w:p>
    <w:p>
      <w:r>
        <w:t xml:space="preserve">2. Выберите конкретный тест для просмотра статистики.</w:t>
      </w:r>
    </w:p>
    <w:p>
      <w:pPr>
        <w:jc w:val="center"/>
      </w:pPr>
      <w:r>
        <w:drawing>
          <wp:inline distT="0" distB="0" distL="0" distR="0">
            <wp:extent cx="4762500" cy="3333750"/>
            <wp:effectExtent t="0" r="0" b="0" l="0"/>
            <wp:docPr id="1" name="test-results" descr="Страница с результатами тестирования" title="Результаты тес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jc w:val="center"/>
      </w:pPr>
      <w:r>
        <w:rPr>
          <w:i/>
          <w:iCs/>
          <w:sz w:val="20"/>
          <w:szCs w:val="20"/>
        </w:rPr>
        <w:t xml:space="preserve">Рисунок 7.9 – Просмотр результатов тестирования</w:t>
      </w:r>
    </w:p>
    <w:p>
      <w:r>
        <w:t xml:space="preserve">3. Доступна информация о каждом пользователе: статус прохождения (завершен/в процессе), затраченное время, итоговый балл.</w:t>
      </w:r>
    </w:p>
    <w:p>
      <w:r>
        <w:t xml:space="preserve">4. Для просмотра детальной информации о конкретной попытке нажмите на строку с пользователем.</w:t>
      </w:r>
    </w:p>
    <w:p>
      <w:pPr>
        <w:jc w:val="center"/>
      </w:pPr>
      <w:r>
        <w:drawing>
          <wp:inline distT="0" distB="0" distL="0" distR="0">
            <wp:extent cx="4762500" cy="3333750"/>
            <wp:effectExtent t="0" r="0" b="0" l="0"/>
            <wp:docPr id="1" name="attempt-details" descr="Детальная информация о попытке прохождения" title="Детали попыт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jc w:val="center"/>
      </w:pPr>
      <w:r>
        <w:rPr>
          <w:i/>
          <w:iCs/>
          <w:sz w:val="20"/>
          <w:szCs w:val="20"/>
        </w:rPr>
        <w:t xml:space="preserve">Рисунок 7.10 – Детальная информация о попытке прохождения теста</w:t>
      </w:r>
    </w:p>
    <w:p>
      <w:r>
        <w:t xml:space="preserve">5. Для экспорта результатов используйте кнопку «Экспортировать в Excel» или «Экспортировать в PDF».</w:t>
      </w:r>
    </w:p>
    <w:p>
      <w:r>
        <w:t xml:space="preserve"/>
      </w:r>
    </w:p>
    <w:p>
      <w:pPr>
        <w:pStyle w:val="Heading2"/>
      </w:pPr>
      <w:r>
        <w:t xml:space="preserve">7.3 Работа обычного пользователя</w:t>
      </w:r>
    </w:p>
    <w:p>
      <w:r>
        <w:t xml:space="preserve">Обычные пользователи системы могут проходить назначенные им тесты и просматривать свои результаты.</w:t>
      </w:r>
    </w:p>
    <w:p>
      <w:pPr>
        <w:pStyle w:val="Heading3"/>
      </w:pPr>
      <w:r>
        <w:t xml:space="preserve">7.3.1 Просмотр назначенных тестов</w:t>
      </w:r>
    </w:p>
    <w:p>
      <w:r>
        <w:t xml:space="preserve">После входа в систему:</w:t>
      </w:r>
    </w:p>
    <w:p>
      <w:r>
        <w:t xml:space="preserve">1. На главной странице отображается список всех назначенных вам тестов.</w:t>
      </w:r>
    </w:p>
    <w:p>
      <w:pPr>
        <w:jc w:val="center"/>
      </w:pPr>
      <w:r>
        <w:drawing>
          <wp:inline distT="0" distB="0" distL="0" distR="0">
            <wp:extent cx="4762500" cy="3333750"/>
            <wp:effectExtent t="0" r="0" b="0" l="0"/>
            <wp:docPr id="1" name="user-dashboard" descr="Главная страница пользователя с тестами" title="Главная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jc w:val="center"/>
      </w:pPr>
      <w:r>
        <w:rPr>
          <w:i/>
          <w:iCs/>
          <w:sz w:val="20"/>
          <w:szCs w:val="20"/>
        </w:rPr>
        <w:t xml:space="preserve">Рисунок 7.11 – Главная страница пользователя со списком тестов</w:t>
      </w:r>
    </w:p>
    <w:p>
      <w:r>
        <w:t xml:space="preserve">2. Для каждого теста указана следующая информация: название, описание, количество вопросов, ограничение по времени, статус (не начат/в процессе/завершен).</w:t>
      </w:r>
    </w:p>
    <w:p>
      <w:r>
        <w:t xml:space="preserve">3. Тесты можно фильтровать по статусу: активные, завершенные, просроченные.</w:t>
      </w:r>
    </w:p>
    <w:p>
      <w:pPr>
        <w:pStyle w:val="Heading3"/>
      </w:pPr>
      <w:r>
        <w:t xml:space="preserve">7.3.2 Прохождение теста</w:t>
      </w:r>
    </w:p>
    <w:p>
      <w:r>
        <w:t xml:space="preserve">Для начала прохождения теста:</w:t>
      </w:r>
    </w:p>
    <w:p>
      <w:r>
        <w:t xml:space="preserve">1. Выберите тест из списка и нажмите кнопку «Начать тест».</w:t>
      </w:r>
    </w:p>
    <w:p>
      <w:r>
        <w:t xml:space="preserve">2. Ознакомьтесь с инструкцией и нажмите «Продолжить».</w:t>
      </w:r>
    </w:p>
    <w:p>
      <w:pPr>
        <w:jc w:val="center"/>
      </w:pPr>
      <w:r>
        <w:drawing>
          <wp:inline distT="0" distB="0" distL="0" distR="0">
            <wp:extent cx="4762500" cy="3333750"/>
            <wp:effectExtent t="0" r="0" b="0" l="0"/>
            <wp:docPr id="1" name="test-instruction" descr="Страница с инструкцией перед тестом" title="Инструк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jc w:val="center"/>
      </w:pPr>
      <w:r>
        <w:rPr>
          <w:i/>
          <w:iCs/>
          <w:sz w:val="20"/>
          <w:szCs w:val="20"/>
        </w:rPr>
        <w:t xml:space="preserve">Рисунок 7.12 – Инструкция перед началом тестирования</w:t>
      </w:r>
    </w:p>
    <w:p>
      <w:r>
        <w:t xml:space="preserve">3. На экране отображается вопрос с вариантами ответов. Выберите один или несколько вариантов (в зависимости от типа вопроса).</w:t>
      </w:r>
    </w:p>
    <w:p>
      <w:pPr>
        <w:jc w:val="center"/>
      </w:pPr>
      <w:r>
        <w:drawing>
          <wp:inline distT="0" distB="0" distL="0" distR="0">
            <wp:extent cx="4762500" cy="3333750"/>
            <wp:effectExtent t="0" r="0" b="0" l="0"/>
            <wp:docPr id="1" name="taking-test" descr="Интерфейс прохождения теста" title="Прохождение тес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jc w:val="center"/>
      </w:pPr>
      <w:r>
        <w:rPr>
          <w:i/>
          <w:iCs/>
          <w:sz w:val="20"/>
          <w:szCs w:val="20"/>
        </w:rPr>
        <w:t xml:space="preserve">Рисунок 7.13 – Интерфейс прохождения теста</w:t>
      </w:r>
    </w:p>
    <w:p>
      <w:r>
        <w:t xml:space="preserve">4. После выбора ответа нажмите кнопку «Следующий вопрос».</w:t>
      </w:r>
    </w:p>
    <w:p>
      <w:r>
        <w:t xml:space="preserve">5. В верхней части экрана отображается таймер обратного отсчета (если установлено ограничение по времени) и индикатор прогресса.</w:t>
      </w:r>
    </w:p>
    <w:p>
      <w:r>
        <w:t xml:space="preserve">6. Можно переключаться между вопросами с помощью навигационной панели внизу страницы.</w:t>
      </w:r>
    </w:p>
    <w:p>
      <w:r>
        <w:t xml:space="preserve">7. После ответа на все вопросы нажмите кнопку «Завершить тест».</w:t>
      </w:r>
    </w:p>
    <w:p>
      <w:r>
        <w:t xml:space="preserve">8. Подтвердите завершение теста в диалоговом окне.</w:t>
      </w:r>
    </w:p>
    <w:p>
      <w:pPr>
        <w:pStyle w:val="Heading3"/>
      </w:pPr>
      <w:r>
        <w:t xml:space="preserve">7.3.3 Просмотр результатов</w:t>
      </w:r>
    </w:p>
    <w:p>
      <w:r>
        <w:t xml:space="preserve">После завершения теста:</w:t>
      </w:r>
    </w:p>
    <w:p>
      <w:r>
        <w:t xml:space="preserve">1. Система автоматически подсчитает результат и отобразит итоговый балл.</w:t>
      </w:r>
    </w:p>
    <w:p>
      <w:pPr>
        <w:jc w:val="center"/>
      </w:pPr>
      <w:r>
        <w:drawing>
          <wp:inline distT="0" distB="0" distL="0" distR="0">
            <wp:extent cx="4762500" cy="3333750"/>
            <wp:effectExtent t="0" r="0" b="0" l="0"/>
            <wp:docPr id="1" name="test-result" descr="Страница с результатом прохождения теста" title="Результат тес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jc w:val="center"/>
      </w:pPr>
      <w:r>
        <w:rPr>
          <w:i/>
          <w:iCs/>
          <w:sz w:val="20"/>
          <w:szCs w:val="20"/>
        </w:rPr>
        <w:t xml:space="preserve">Рисунок 7.14 – Итоговый результат прохождения теста</w:t>
      </w:r>
    </w:p>
    <w:p>
      <w:r>
        <w:t xml:space="preserve">2. Для просмотра детального разбора ответов нажмите «Показать детали».</w:t>
      </w:r>
    </w:p>
    <w:p>
      <w:pPr>
        <w:jc w:val="center"/>
      </w:pPr>
      <w:r>
        <w:drawing>
          <wp:inline distT="0" distB="0" distL="0" distR="0">
            <wp:extent cx="4762500" cy="3333750"/>
            <wp:effectExtent t="0" r="0" b="0" l="0"/>
            <wp:docPr id="1" name="detailed-review" descr="Детальный разбор ответов на вопросы" title="Детальный разбо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jc w:val="center"/>
      </w:pPr>
      <w:r>
        <w:rPr>
          <w:i/>
          <w:iCs/>
          <w:sz w:val="20"/>
          <w:szCs w:val="20"/>
        </w:rPr>
        <w:t xml:space="preserve">Рисунок 7.15 – Детальный разбор ответов</w:t>
      </w:r>
    </w:p>
    <w:p>
      <w:r>
        <w:t xml:space="preserve">3. В детальном разборе для каждого вопроса отображается: ваш ответ, правильный ответ, а также пояснение (если было добавлено администратором).</w:t>
      </w:r>
    </w:p>
    <w:p>
      <w:r>
        <w:t xml:space="preserve">4. Историю всех пройденных тестов можно просмотреть в разделе «Мои результаты».</w:t>
      </w:r>
    </w:p>
    <w:p>
      <w:pPr>
        <w:jc w:val="center"/>
      </w:pPr>
      <w:r>
        <w:drawing>
          <wp:inline distT="0" distB="0" distL="0" distR="0">
            <wp:extent cx="4762500" cy="3333750"/>
            <wp:effectExtent t="0" r="0" b="0" l="0"/>
            <wp:docPr id="1" name="test-history" descr="История пройденных тестов" title="История тес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762500" cy="3333750"/>
                    </a:xfrm>
                    <a:prstGeom prst="rect">
                      <a:avLst/>
                    </a:prstGeom>
                  </pic:spPr>
                </pic:pic>
              </a:graphicData>
            </a:graphic>
          </wp:inline>
        </w:drawing>
      </w:r>
    </w:p>
    <w:p>
      <w:pPr>
        <w:jc w:val="center"/>
      </w:pPr>
      <w:r>
        <w:rPr>
          <w:i/>
          <w:iCs/>
          <w:sz w:val="20"/>
          <w:szCs w:val="20"/>
        </w:rPr>
        <w:t xml:space="preserve">Рисунок 7.16 – История пройденных тестов</w:t>
      </w:r>
    </w:p>
    <w:p w14:paraId="19CD369B" w14:textId="77777777" w:rsidR="005A3106" w:rsidRDefault="00DD0BC2" w:rsidP="00DD0BC2">
      <w:pPr>
        <w:pStyle w:val="1"/>
        <w:numPr>
          <w:ilvl w:val="0"/>
          <w:numId w:val="0"/>
        </w:numPr>
        <w:ind w:left="10"/>
        <w:rPr>
          <w:lang w:val="ru-RU"/>
        </w:rPr>
      </w:pPr>
      <w:bookmarkStart w:id="29" w:name="_Toc214681016"/>
      <w:r>
        <w:rPr>
          <w:lang w:val="ru-RU"/>
        </w:rPr>
        <w:lastRenderedPageBreak/>
        <w:t>ЗАКЛЮЧЕНИЕ</w:t>
      </w:r>
      <w:bookmarkEnd w:id="29"/>
    </w:p>
    <w:p w14:paraId="70B49599" w14:textId="77777777" w:rsidR="00DD0BC2" w:rsidRPr="00DD0BC2" w:rsidRDefault="00DD0BC2" w:rsidP="00DD0BC2">
      <w:pPr>
        <w:rPr>
          <w:lang w:eastAsia="en-US" w:bidi="ar-SA"/>
        </w:rPr>
      </w:pPr>
    </w:p>
    <w:p w14:paraId="5ADBFEC0" w14:textId="77777777" w:rsidR="003777FF" w:rsidRPr="003777FF" w:rsidRDefault="003777FF" w:rsidP="003777FF">
      <w:pPr>
        <w:spacing w:after="0"/>
        <w:ind w:left="-15"/>
      </w:pPr>
      <w:r w:rsidRPr="003777FF">
        <w:t>В рамках курсового проекта была спроектирована и реализована реляционная база данных для веб-сервиса автоматизированной генерации тестовых материалов на основе текстовых данных с использованием больших языковых моделей (LLM). Основной целью работы являлось создание безопасной, масштабируемой и эффективной системы, способной автоматизировать процесс формирования оценочных материалов для корпоративного и академического обучения.</w:t>
      </w:r>
    </w:p>
    <w:p w14:paraId="44C8E271" w14:textId="77777777" w:rsidR="003777FF" w:rsidRPr="003777FF" w:rsidRDefault="003777FF" w:rsidP="003777FF">
      <w:pPr>
        <w:spacing w:after="0"/>
        <w:ind w:left="-15"/>
      </w:pPr>
      <w:r w:rsidRPr="003777FF">
        <w:t>На этапе анализа существующих аналогов были выявлены ключевые недостатки облачных AI-генераторов тестов и традиционных систем управления обучением, что позволило обосновать актуальность разработки локального решения с высоким уровнем конфиденциальности и адаптацией под специфику предметной области. Были сформулированы функциональные требования к системе, определены роли пользователей и основные сценарии использования.</w:t>
      </w:r>
    </w:p>
    <w:p w14:paraId="69A3E8F5" w14:textId="77777777" w:rsidR="003777FF" w:rsidRPr="003777FF" w:rsidRDefault="003777FF" w:rsidP="003777FF">
      <w:pPr>
        <w:spacing w:after="0"/>
        <w:ind w:left="-15"/>
      </w:pPr>
      <w:r w:rsidRPr="003777FF">
        <w:t xml:space="preserve">В процессе проектирования базы данных были разработаны инфологическая и </w:t>
      </w:r>
      <w:proofErr w:type="spellStart"/>
      <w:r w:rsidRPr="003777FF">
        <w:t>даталогическая</w:t>
      </w:r>
      <w:proofErr w:type="spellEnd"/>
      <w:r w:rsidRPr="003777FF">
        <w:t xml:space="preserve"> модели, отражающие структуру хранения данных о пользователях, исходных документах, вопросах, тестах, сессиях тестирования и результатах. Для реализации физической модели была выбрана СУБД </w:t>
      </w:r>
      <w:proofErr w:type="spellStart"/>
      <w:r w:rsidRPr="003777FF">
        <w:t>MariaDB</w:t>
      </w:r>
      <w:proofErr w:type="spellEnd"/>
      <w:r w:rsidRPr="003777FF">
        <w:t>, что обусловлено её открытостью, совместимостью, высокой производительностью и поддержкой всех необходимых функций.</w:t>
      </w:r>
    </w:p>
    <w:p w14:paraId="502CEC06" w14:textId="77777777" w:rsidR="003777FF" w:rsidRPr="003777FF" w:rsidRDefault="003777FF" w:rsidP="003777FF">
      <w:pPr>
        <w:spacing w:after="0"/>
        <w:ind w:left="-15"/>
      </w:pPr>
      <w:r w:rsidRPr="003777FF">
        <w:t>Результатом работы стала нормализованная база данных, обеспечивающая целостность, согласованность и безопасность информации. Были реализованы основные запросы для взаимодействия с данными, а также проведено тестирование, подтвердившее работоспособность и корректность функционирования системы. Разработанная база данных может служить надёжным фундаментом для дальнейшей реализации веб-сервиса, который позволит существенно сократить трудозатраты методистов и преподавателей, ускорить процессы аттестации и повысить объективность оценки знаний.</w:t>
      </w:r>
    </w:p>
    <w:p w14:paraId="66678708" w14:textId="77777777" w:rsidR="005A3106" w:rsidRPr="008C15C8" w:rsidRDefault="005A3106" w:rsidP="005A3106">
      <w:pPr>
        <w:spacing w:after="0"/>
        <w:ind w:left="-15"/>
      </w:pPr>
      <w:r w:rsidRPr="008C15C8">
        <w:t xml:space="preserve"> </w:t>
      </w:r>
    </w:p>
    <w:p w14:paraId="2CB42A7B" w14:textId="77777777" w:rsidR="005A3106" w:rsidRDefault="005A3106" w:rsidP="005A3106">
      <w:pPr>
        <w:spacing w:after="0"/>
        <w:ind w:left="-15"/>
      </w:pPr>
      <w:r>
        <w:t xml:space="preserve"> </w:t>
      </w:r>
    </w:p>
    <w:p w14:paraId="16CE6BBB" w14:textId="77777777" w:rsidR="005A3106" w:rsidRDefault="005A3106" w:rsidP="005A3106">
      <w:pPr>
        <w:spacing w:after="160" w:line="278" w:lineRule="auto"/>
        <w:ind w:left="0" w:firstLine="0"/>
        <w:jc w:val="left"/>
      </w:pPr>
      <w:r>
        <w:br w:type="page"/>
      </w:r>
    </w:p>
    <w:p w14:paraId="08079D82" w14:textId="77777777" w:rsidR="005A3106" w:rsidRPr="00C17E1A" w:rsidRDefault="005A3106" w:rsidP="00DD0BC2">
      <w:pPr>
        <w:pStyle w:val="1"/>
        <w:numPr>
          <w:ilvl w:val="0"/>
          <w:numId w:val="0"/>
        </w:numPr>
        <w:ind w:left="10"/>
      </w:pPr>
      <w:bookmarkStart w:id="30" w:name="_Toc214681017"/>
      <w:r w:rsidRPr="00C17E1A">
        <w:lastRenderedPageBreak/>
        <w:t>СПИСОК ЛИТЕРАТУРНЫХ ИСТОЧНИКОВ</w:t>
      </w:r>
      <w:bookmarkEnd w:id="30"/>
    </w:p>
    <w:p w14:paraId="27323D06" w14:textId="77777777" w:rsidR="005A3106" w:rsidRDefault="005A3106" w:rsidP="005A3106">
      <w:pPr>
        <w:spacing w:after="0"/>
        <w:ind w:left="-15"/>
      </w:pPr>
    </w:p>
    <w:p w14:paraId="4D5BDCE1" w14:textId="77777777" w:rsidR="005A3106" w:rsidRDefault="005A3106" w:rsidP="005A3106">
      <w:pPr>
        <w:spacing w:after="0"/>
        <w:ind w:left="-15"/>
      </w:pPr>
      <w:r>
        <w:t xml:space="preserve">[1] </w:t>
      </w:r>
      <w:proofErr w:type="spellStart"/>
      <w:r>
        <w:t>SQLite</w:t>
      </w:r>
      <w:proofErr w:type="spellEnd"/>
      <w:r>
        <w:t xml:space="preserve"> </w:t>
      </w:r>
      <w:proofErr w:type="spellStart"/>
      <w:r>
        <w:t>Documentation</w:t>
      </w:r>
      <w:proofErr w:type="spellEnd"/>
      <w:r>
        <w:t xml:space="preserve"> [Электронный ресурс]. – Режим </w:t>
      </w:r>
      <w:proofErr w:type="gramStart"/>
      <w:r>
        <w:t>доступа :</w:t>
      </w:r>
      <w:proofErr w:type="gramEnd"/>
      <w:r>
        <w:t xml:space="preserve"> https://www.sqlite.org/docs.html. – Дата </w:t>
      </w:r>
      <w:proofErr w:type="gramStart"/>
      <w:r>
        <w:t>доступа :</w:t>
      </w:r>
      <w:proofErr w:type="gramEnd"/>
      <w:r>
        <w:t xml:space="preserve"> 25.10.2025.</w:t>
      </w:r>
    </w:p>
    <w:p w14:paraId="58358B70" w14:textId="77777777" w:rsidR="005A3106" w:rsidRDefault="005A3106" w:rsidP="005A3106">
      <w:pPr>
        <w:spacing w:after="0"/>
        <w:ind w:left="-15"/>
      </w:pPr>
      <w:r>
        <w:t xml:space="preserve">[2] </w:t>
      </w:r>
      <w:proofErr w:type="spellStart"/>
      <w:r>
        <w:t>PostgreSQL</w:t>
      </w:r>
      <w:proofErr w:type="spellEnd"/>
      <w:r>
        <w:t xml:space="preserve">: </w:t>
      </w:r>
      <w:proofErr w:type="spellStart"/>
      <w:r>
        <w:t>Official</w:t>
      </w:r>
      <w:proofErr w:type="spellEnd"/>
      <w:r>
        <w:t xml:space="preserve"> </w:t>
      </w:r>
      <w:proofErr w:type="spellStart"/>
      <w:r>
        <w:t>Documentation</w:t>
      </w:r>
      <w:proofErr w:type="spellEnd"/>
      <w:r>
        <w:t xml:space="preserve"> [Электронный ресурс]. – Режим </w:t>
      </w:r>
      <w:proofErr w:type="gramStart"/>
      <w:r>
        <w:t>доступа :</w:t>
      </w:r>
      <w:proofErr w:type="gramEnd"/>
      <w:r>
        <w:t xml:space="preserve"> https://www.postgresql.org/docs/. – Дата </w:t>
      </w:r>
      <w:proofErr w:type="gramStart"/>
      <w:r>
        <w:t>доступа :</w:t>
      </w:r>
      <w:proofErr w:type="gramEnd"/>
      <w:r>
        <w:t xml:space="preserve"> 25.10.2025.</w:t>
      </w:r>
    </w:p>
    <w:p w14:paraId="19333084" w14:textId="77777777" w:rsidR="005A3106" w:rsidRDefault="005A3106" w:rsidP="005A3106">
      <w:pPr>
        <w:spacing w:after="0"/>
        <w:ind w:left="-15"/>
      </w:pPr>
      <w:r>
        <w:t xml:space="preserve">[3] MySQL </w:t>
      </w:r>
      <w:proofErr w:type="spellStart"/>
      <w:r>
        <w:t>Reference</w:t>
      </w:r>
      <w:proofErr w:type="spellEnd"/>
      <w:r>
        <w:t xml:space="preserve"> </w:t>
      </w:r>
      <w:proofErr w:type="spellStart"/>
      <w:r>
        <w:t>Manual</w:t>
      </w:r>
      <w:proofErr w:type="spellEnd"/>
      <w:r>
        <w:t xml:space="preserve"> [Электронный ресурс]. – Режим </w:t>
      </w:r>
      <w:proofErr w:type="gramStart"/>
      <w:r>
        <w:t>доступа :</w:t>
      </w:r>
      <w:proofErr w:type="gramEnd"/>
      <w:r>
        <w:t xml:space="preserve"> https://dev.mysql.com/doc/. – Дата </w:t>
      </w:r>
      <w:proofErr w:type="gramStart"/>
      <w:r>
        <w:t>доступа :</w:t>
      </w:r>
      <w:proofErr w:type="gramEnd"/>
      <w:r>
        <w:t xml:space="preserve"> 25.02.2025.</w:t>
      </w:r>
    </w:p>
    <w:p w14:paraId="5BD8EFD9" w14:textId="77777777" w:rsidR="005A3106" w:rsidRDefault="005A3106" w:rsidP="005A3106">
      <w:pPr>
        <w:spacing w:after="0"/>
        <w:ind w:left="-15"/>
      </w:pPr>
      <w:r>
        <w:t xml:space="preserve">[4] Oracle Database </w:t>
      </w:r>
      <w:proofErr w:type="spellStart"/>
      <w:r>
        <w:t>Documentation</w:t>
      </w:r>
      <w:proofErr w:type="spellEnd"/>
      <w:r>
        <w:t xml:space="preserve"> [Электронный ресурс]. – Режим </w:t>
      </w:r>
      <w:proofErr w:type="gramStart"/>
      <w:r>
        <w:t>доступа :</w:t>
      </w:r>
      <w:proofErr w:type="gramEnd"/>
      <w:r>
        <w:t xml:space="preserve"> https://docs.oracle.com/en/database/. – Дата </w:t>
      </w:r>
      <w:proofErr w:type="gramStart"/>
      <w:r>
        <w:t>доступа :</w:t>
      </w:r>
      <w:proofErr w:type="gramEnd"/>
      <w:r>
        <w:t xml:space="preserve"> 25.10.2025.</w:t>
      </w:r>
    </w:p>
    <w:p w14:paraId="2C764501" w14:textId="77777777" w:rsidR="005A3106" w:rsidRDefault="005A3106" w:rsidP="005A3106">
      <w:pPr>
        <w:spacing w:after="0"/>
        <w:ind w:left="-15"/>
      </w:pPr>
      <w:r>
        <w:t xml:space="preserve">[5] </w:t>
      </w:r>
      <w:proofErr w:type="spellStart"/>
      <w:r>
        <w:t>Android</w:t>
      </w:r>
      <w:proofErr w:type="spellEnd"/>
      <w:r>
        <w:t xml:space="preserve"> </w:t>
      </w:r>
      <w:proofErr w:type="spellStart"/>
      <w:r>
        <w:t>Developers</w:t>
      </w:r>
      <w:proofErr w:type="spellEnd"/>
      <w:r>
        <w:t xml:space="preserve">. Официальная документация [Электронный ресурс]. – Режим </w:t>
      </w:r>
      <w:proofErr w:type="gramStart"/>
      <w:r>
        <w:t>доступа :</w:t>
      </w:r>
      <w:proofErr w:type="gramEnd"/>
      <w:r>
        <w:t xml:space="preserve"> https://developer.android.com. – Дата </w:t>
      </w:r>
      <w:proofErr w:type="gramStart"/>
      <w:r>
        <w:t>доступа :</w:t>
      </w:r>
      <w:proofErr w:type="gramEnd"/>
      <w:r>
        <w:t xml:space="preserve"> 25.10.2025.</w:t>
      </w:r>
    </w:p>
    <w:p w14:paraId="504203CA" w14:textId="77777777" w:rsidR="005A3106" w:rsidRDefault="005A3106" w:rsidP="005A3106">
      <w:pPr>
        <w:spacing w:after="0"/>
        <w:ind w:left="-15"/>
      </w:pPr>
      <w:r>
        <w:t xml:space="preserve">[6] Интегрированная информационная система БГУИР (ИИС) [Электронный ресурс]. – Режим </w:t>
      </w:r>
      <w:proofErr w:type="gramStart"/>
      <w:r>
        <w:t>доступа :</w:t>
      </w:r>
      <w:proofErr w:type="gramEnd"/>
      <w:r>
        <w:t xml:space="preserve"> https://iis.bsuir.by. – Дата </w:t>
      </w:r>
      <w:proofErr w:type="gramStart"/>
      <w:r>
        <w:t>доступа :</w:t>
      </w:r>
      <w:proofErr w:type="gramEnd"/>
      <w:r>
        <w:t xml:space="preserve"> 25.10.2025.</w:t>
      </w:r>
    </w:p>
    <w:p w14:paraId="0F9840B7" w14:textId="77777777" w:rsidR="005A3106" w:rsidRPr="000860C2" w:rsidRDefault="005A3106" w:rsidP="005A3106">
      <w:pPr>
        <w:spacing w:after="0"/>
        <w:ind w:left="-15"/>
        <w:rPr>
          <w:lang w:val="en-US"/>
        </w:rPr>
      </w:pPr>
      <w:r w:rsidRPr="000860C2">
        <w:rPr>
          <w:lang w:val="en-US"/>
        </w:rPr>
        <w:t>[7] Hipp, D. Richard. SQLite: A Self-Contained, High-Reliability, Embedded SQL Database Engine [</w:t>
      </w:r>
      <w:r>
        <w:t>Электронный</w:t>
      </w:r>
      <w:r w:rsidRPr="000860C2">
        <w:rPr>
          <w:lang w:val="en-US"/>
        </w:rPr>
        <w:t xml:space="preserve"> </w:t>
      </w:r>
      <w:r>
        <w:t>ресурс</w:t>
      </w:r>
      <w:r w:rsidRPr="000860C2">
        <w:rPr>
          <w:lang w:val="en-US"/>
        </w:rPr>
        <w:t xml:space="preserve">]. – </w:t>
      </w:r>
      <w:r>
        <w:t>Режим</w:t>
      </w:r>
      <w:r w:rsidRPr="000860C2">
        <w:rPr>
          <w:lang w:val="en-US"/>
        </w:rPr>
        <w:t xml:space="preserve"> </w:t>
      </w:r>
      <w:proofErr w:type="gramStart"/>
      <w:r>
        <w:t>доступа</w:t>
      </w:r>
      <w:r w:rsidRPr="000860C2">
        <w:rPr>
          <w:lang w:val="en-US"/>
        </w:rPr>
        <w:t xml:space="preserve"> :</w:t>
      </w:r>
      <w:proofErr w:type="gramEnd"/>
      <w:r w:rsidRPr="000860C2">
        <w:rPr>
          <w:lang w:val="en-US"/>
        </w:rPr>
        <w:t xml:space="preserve"> https://www.sqlite.org. – </w:t>
      </w:r>
      <w:r>
        <w:t>Дата</w:t>
      </w:r>
      <w:r w:rsidRPr="000860C2">
        <w:rPr>
          <w:lang w:val="en-US"/>
        </w:rPr>
        <w:t xml:space="preserve"> </w:t>
      </w:r>
      <w:proofErr w:type="gramStart"/>
      <w:r>
        <w:t>доступа</w:t>
      </w:r>
      <w:r w:rsidRPr="000860C2">
        <w:rPr>
          <w:lang w:val="en-US"/>
        </w:rPr>
        <w:t xml:space="preserve"> :</w:t>
      </w:r>
      <w:proofErr w:type="gramEnd"/>
      <w:r w:rsidRPr="000860C2">
        <w:rPr>
          <w:lang w:val="en-US"/>
        </w:rPr>
        <w:t xml:space="preserve"> 25.10.2025.</w:t>
      </w:r>
    </w:p>
    <w:p w14:paraId="5EF76846" w14:textId="77777777" w:rsidR="005A3106" w:rsidRDefault="005A3106" w:rsidP="005A3106">
      <w:pPr>
        <w:spacing w:after="0"/>
        <w:ind w:left="-15"/>
      </w:pPr>
      <w:r>
        <w:t xml:space="preserve">[8] </w:t>
      </w:r>
      <w:proofErr w:type="spellStart"/>
      <w:r>
        <w:t>Stonebraker</w:t>
      </w:r>
      <w:proofErr w:type="spellEnd"/>
      <w:r>
        <w:t xml:space="preserve"> M. </w:t>
      </w:r>
      <w:proofErr w:type="spellStart"/>
      <w:r>
        <w:t>Постгрес</w:t>
      </w:r>
      <w:proofErr w:type="spellEnd"/>
      <w:r>
        <w:t xml:space="preserve">: история и развитие реляционных БД [Электронный ресурс]. – Режим </w:t>
      </w:r>
      <w:proofErr w:type="gramStart"/>
      <w:r>
        <w:t>доступа :</w:t>
      </w:r>
      <w:proofErr w:type="gramEnd"/>
      <w:r>
        <w:t xml:space="preserve"> https://db.cs.berkeley.edu. – Дата </w:t>
      </w:r>
      <w:proofErr w:type="gramStart"/>
      <w:r>
        <w:t>доступа :</w:t>
      </w:r>
      <w:proofErr w:type="gramEnd"/>
      <w:r>
        <w:t xml:space="preserve"> 25.10.2025.</w:t>
      </w:r>
    </w:p>
    <w:p w14:paraId="54681D52" w14:textId="77777777" w:rsidR="005A3106" w:rsidRDefault="005A3106" w:rsidP="005A3106">
      <w:pPr>
        <w:spacing w:after="0"/>
        <w:ind w:left="-15"/>
      </w:pPr>
      <w:r>
        <w:t xml:space="preserve">[9] Материалы лекций по дисциплине «Модели данных и системы управления базами данных» [Электронный ресурс]. – Режим </w:t>
      </w:r>
      <w:proofErr w:type="gramStart"/>
      <w:r>
        <w:t>доступа :</w:t>
      </w:r>
      <w:proofErr w:type="gramEnd"/>
      <w:r>
        <w:t xml:space="preserve"> https://bsuir.by/ru/kaf-informatiki. – Дата </w:t>
      </w:r>
      <w:proofErr w:type="gramStart"/>
      <w:r>
        <w:t>доступа :</w:t>
      </w:r>
      <w:proofErr w:type="gramEnd"/>
      <w:r>
        <w:t xml:space="preserve"> 25.10.2025.</w:t>
      </w:r>
    </w:p>
    <w:p w14:paraId="3939AF1A" w14:textId="77777777" w:rsidR="00E34A90" w:rsidRDefault="00E34A90">
      <w:pPr>
        <w:spacing w:after="160" w:line="278" w:lineRule="auto"/>
        <w:ind w:left="0" w:firstLine="0"/>
        <w:jc w:val="left"/>
        <w:rPr>
          <w:lang w:eastAsia="en-US" w:bidi="ar-SA"/>
        </w:rPr>
      </w:pPr>
      <w:r>
        <w:rPr>
          <w:lang w:eastAsia="en-US" w:bidi="ar-SA"/>
        </w:rPr>
        <w:br w:type="page"/>
      </w:r>
    </w:p>
    <w:p w14:paraId="74FF49E4" w14:textId="77777777" w:rsidR="00DD0BC2" w:rsidRPr="00DD0BC2" w:rsidRDefault="00190307" w:rsidP="00DD0BC2">
      <w:pPr>
        <w:pStyle w:val="1"/>
        <w:numPr>
          <w:ilvl w:val="0"/>
          <w:numId w:val="0"/>
        </w:numPr>
        <w:ind w:left="10"/>
        <w:rPr>
          <w:sz w:val="28"/>
          <w:szCs w:val="22"/>
          <w:lang w:val="ru-RU"/>
        </w:rPr>
      </w:pPr>
      <w:bookmarkStart w:id="31" w:name="_Toc214681018"/>
      <w:bookmarkStart w:id="32" w:name="_Hlk214680573"/>
      <w:r w:rsidRPr="00DD0BC2">
        <w:rPr>
          <w:sz w:val="28"/>
          <w:szCs w:val="22"/>
          <w:lang w:val="ru-RU"/>
        </w:rPr>
        <w:lastRenderedPageBreak/>
        <w:t>ПРИЛОЖЕНИЕ А</w:t>
      </w:r>
      <w:bookmarkEnd w:id="31"/>
    </w:p>
    <w:p w14:paraId="00C29AAE" w14:textId="77777777" w:rsidR="00394D8D" w:rsidRPr="00DD0BC2" w:rsidRDefault="00190307" w:rsidP="00DD0BC2">
      <w:pPr>
        <w:ind w:left="0" w:firstLine="0"/>
        <w:jc w:val="center"/>
        <w:rPr>
          <w:b/>
          <w:bCs/>
        </w:rPr>
      </w:pPr>
      <w:r w:rsidRPr="00DD0BC2">
        <w:rPr>
          <w:b/>
          <w:bCs/>
        </w:rPr>
        <w:t>ФИЗИЧЕСКАЯ ДИАГРАММА</w:t>
      </w:r>
    </w:p>
    <w:p w14:paraId="44B4B996" w14:textId="77777777" w:rsidR="00DD0BC2" w:rsidRDefault="00DD0BC2" w:rsidP="00DD0BC2">
      <w:pPr>
        <w:pStyle w:val="1"/>
        <w:numPr>
          <w:ilvl w:val="0"/>
          <w:numId w:val="0"/>
        </w:numPr>
        <w:rPr>
          <w:sz w:val="28"/>
          <w:szCs w:val="22"/>
          <w:lang w:val="ru-RU"/>
        </w:rPr>
      </w:pPr>
      <w:bookmarkStart w:id="33" w:name="_Toc214681019"/>
      <w:bookmarkEnd w:id="32"/>
      <w:r>
        <w:rPr>
          <w:noProof/>
        </w:rPr>
        <w:drawing>
          <wp:anchor distT="0" distB="0" distL="114300" distR="114300" simplePos="0" relativeHeight="251658240" behindDoc="0" locked="0" layoutInCell="1" allowOverlap="1" wp14:anchorId="13CD4816" wp14:editId="455341D8">
            <wp:simplePos x="0" y="0"/>
            <wp:positionH relativeFrom="margin">
              <wp:align>left</wp:align>
            </wp:positionH>
            <wp:positionV relativeFrom="paragraph">
              <wp:posOffset>19050</wp:posOffset>
            </wp:positionV>
            <wp:extent cx="5929630" cy="8429625"/>
            <wp:effectExtent l="0" t="0" r="0" b="9525"/>
            <wp:wrapTopAndBottom/>
            <wp:docPr id="59551981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9630" cy="8429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0307" w:rsidRPr="00DD0BC2">
        <w:rPr>
          <w:lang w:val="ru-RU"/>
        </w:rPr>
        <w:br w:type="page"/>
      </w:r>
      <w:r w:rsidR="00190307" w:rsidRPr="00DD0BC2">
        <w:rPr>
          <w:sz w:val="28"/>
          <w:szCs w:val="22"/>
          <w:lang w:val="ru-RU"/>
        </w:rPr>
        <w:lastRenderedPageBreak/>
        <w:t>ПРИЛОЖЕНИЕ Б</w:t>
      </w:r>
      <w:bookmarkEnd w:id="33"/>
      <w:r w:rsidR="00190307" w:rsidRPr="00DD0BC2">
        <w:rPr>
          <w:sz w:val="28"/>
          <w:szCs w:val="22"/>
          <w:lang w:val="ru-RU"/>
        </w:rPr>
        <w:t xml:space="preserve"> </w:t>
      </w:r>
    </w:p>
    <w:p w14:paraId="6440880F" w14:textId="77777777" w:rsidR="00190307" w:rsidRPr="00DD0BC2" w:rsidRDefault="00190307" w:rsidP="00DD0BC2">
      <w:pPr>
        <w:ind w:left="0" w:firstLine="0"/>
        <w:jc w:val="center"/>
        <w:rPr>
          <w:b/>
          <w:bCs/>
        </w:rPr>
      </w:pPr>
      <w:r w:rsidRPr="00DD0BC2">
        <w:rPr>
          <w:b/>
          <w:bCs/>
        </w:rPr>
        <w:t>ЛОГИЧЕСКАЯ ДИАГРАММА</w:t>
      </w:r>
    </w:p>
    <w:p w14:paraId="1AB08137" w14:textId="77777777" w:rsidR="00190307" w:rsidRDefault="00DD0BC2" w:rsidP="00E34A90">
      <w:pPr>
        <w:rPr>
          <w:lang w:eastAsia="en-US" w:bidi="ar-SA"/>
        </w:rPr>
      </w:pPr>
      <w:r>
        <w:rPr>
          <w:noProof/>
        </w:rPr>
        <w:drawing>
          <wp:anchor distT="0" distB="0" distL="114300" distR="114300" simplePos="0" relativeHeight="251659264" behindDoc="0" locked="0" layoutInCell="1" allowOverlap="1" wp14:anchorId="2611D91D" wp14:editId="15C2EAD4">
            <wp:simplePos x="0" y="0"/>
            <wp:positionH relativeFrom="margin">
              <wp:posOffset>-1270</wp:posOffset>
            </wp:positionH>
            <wp:positionV relativeFrom="paragraph">
              <wp:posOffset>215900</wp:posOffset>
            </wp:positionV>
            <wp:extent cx="5942330" cy="6945630"/>
            <wp:effectExtent l="0" t="0" r="1270" b="7620"/>
            <wp:wrapTopAndBottom/>
            <wp:docPr id="188915823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2330" cy="6945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59E5B0" w14:textId="77777777" w:rsidR="00BA38C6" w:rsidRPr="00BA38C6" w:rsidRDefault="00BA38C6" w:rsidP="00E34A90">
      <w:pPr>
        <w:rPr>
          <w:lang w:eastAsia="en-US" w:bidi="ar-SA"/>
        </w:rPr>
      </w:pPr>
    </w:p>
    <w:sectPr w:rsidR="00BA38C6" w:rsidRPr="00BA38C6" w:rsidSect="00D50521">
      <w:headerReference w:type="even" r:id="rId10"/>
      <w:headerReference w:type="default" r:id="rId11"/>
      <w:footerReference w:type="even" r:id="rId12"/>
      <w:footerReference w:type="default" r:id="rId13"/>
      <w:headerReference w:type="first" r:id="rId14"/>
      <w:footerReference w:type="first" r:id="rId15"/>
      <w:pgSz w:w="11906" w:h="16838"/>
      <w:pgMar w:top="1144" w:right="846" w:bottom="1536" w:left="1702" w:header="680"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20567" w14:textId="77777777" w:rsidR="00805AA7" w:rsidRDefault="00805AA7">
      <w:pPr>
        <w:spacing w:after="0" w:line="240" w:lineRule="auto"/>
      </w:pPr>
      <w:r>
        <w:separator/>
      </w:r>
    </w:p>
  </w:endnote>
  <w:endnote w:type="continuationSeparator" w:id="0">
    <w:p w14:paraId="5941CA40" w14:textId="77777777" w:rsidR="00805AA7" w:rsidRDefault="00805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EF906" w14:textId="77777777" w:rsidR="006C121A" w:rsidRDefault="00000000">
    <w:pPr>
      <w:spacing w:after="0" w:line="259" w:lineRule="auto"/>
      <w:ind w:left="0" w:right="3" w:firstLine="0"/>
      <w:jc w:val="right"/>
    </w:pPr>
    <w:r>
      <w:fldChar w:fldCharType="begin"/>
    </w:r>
    <w:r>
      <w:instrText xml:space="preserve"> PAGE   \* MERGEFORMAT </w:instrText>
    </w:r>
    <w:r>
      <w:fldChar w:fldCharType="separate"/>
    </w:r>
    <w:r>
      <w:t>4</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CA36" w14:textId="77777777" w:rsidR="006C121A" w:rsidRDefault="00000000">
    <w:pPr>
      <w:spacing w:after="0" w:line="259" w:lineRule="auto"/>
      <w:ind w:left="0" w:right="3" w:firstLine="0"/>
      <w:jc w:val="right"/>
    </w:pPr>
    <w:r>
      <w:fldChar w:fldCharType="begin"/>
    </w:r>
    <w:r>
      <w:instrText xml:space="preserve"> PAGE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770B8" w14:textId="77777777" w:rsidR="006C121A" w:rsidRDefault="006C121A">
    <w:pPr>
      <w:spacing w:after="0" w:line="259" w:lineRule="auto"/>
      <w:ind w:left="0" w:right="3"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9D82F" w14:textId="77777777" w:rsidR="00805AA7" w:rsidRDefault="00805AA7">
      <w:pPr>
        <w:spacing w:after="0" w:line="240" w:lineRule="auto"/>
      </w:pPr>
      <w:r>
        <w:separator/>
      </w:r>
    </w:p>
  </w:footnote>
  <w:footnote w:type="continuationSeparator" w:id="0">
    <w:p w14:paraId="55E17D89" w14:textId="77777777" w:rsidR="00805AA7" w:rsidRDefault="00805A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5F9E0" w14:textId="77777777" w:rsidR="006C121A" w:rsidRDefault="006C121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62A1C" w14:textId="77777777" w:rsidR="006C121A" w:rsidRDefault="006C121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139AC" w14:textId="77777777" w:rsidR="006C121A" w:rsidRDefault="006C121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2C0CA2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514015E"/>
    <w:multiLevelType w:val="hybridMultilevel"/>
    <w:tmpl w:val="0958DC28"/>
    <w:lvl w:ilvl="0" w:tplc="AB5C98B0">
      <w:start w:val="1"/>
      <w:numFmt w:val="decimal"/>
      <w:lvlText w:val="%1"/>
      <w:lvlJc w:val="left"/>
      <w:pPr>
        <w:ind w:left="1043" w:hanging="360"/>
      </w:pPr>
      <w:rPr>
        <w:rFonts w:hint="default"/>
      </w:rPr>
    </w:lvl>
    <w:lvl w:ilvl="1" w:tplc="04090019" w:tentative="1">
      <w:start w:val="1"/>
      <w:numFmt w:val="lowerLetter"/>
      <w:lvlText w:val="%2."/>
      <w:lvlJc w:val="left"/>
      <w:pPr>
        <w:ind w:left="1763" w:hanging="360"/>
      </w:pPr>
    </w:lvl>
    <w:lvl w:ilvl="2" w:tplc="0409001B" w:tentative="1">
      <w:start w:val="1"/>
      <w:numFmt w:val="lowerRoman"/>
      <w:lvlText w:val="%3."/>
      <w:lvlJc w:val="right"/>
      <w:pPr>
        <w:ind w:left="2483" w:hanging="180"/>
      </w:pPr>
    </w:lvl>
    <w:lvl w:ilvl="3" w:tplc="0409000F" w:tentative="1">
      <w:start w:val="1"/>
      <w:numFmt w:val="decimal"/>
      <w:lvlText w:val="%4."/>
      <w:lvlJc w:val="left"/>
      <w:pPr>
        <w:ind w:left="3203" w:hanging="360"/>
      </w:pPr>
    </w:lvl>
    <w:lvl w:ilvl="4" w:tplc="04090019" w:tentative="1">
      <w:start w:val="1"/>
      <w:numFmt w:val="lowerLetter"/>
      <w:lvlText w:val="%5."/>
      <w:lvlJc w:val="left"/>
      <w:pPr>
        <w:ind w:left="3923" w:hanging="360"/>
      </w:pPr>
    </w:lvl>
    <w:lvl w:ilvl="5" w:tplc="0409001B" w:tentative="1">
      <w:start w:val="1"/>
      <w:numFmt w:val="lowerRoman"/>
      <w:lvlText w:val="%6."/>
      <w:lvlJc w:val="right"/>
      <w:pPr>
        <w:ind w:left="4643" w:hanging="180"/>
      </w:pPr>
    </w:lvl>
    <w:lvl w:ilvl="6" w:tplc="0409000F" w:tentative="1">
      <w:start w:val="1"/>
      <w:numFmt w:val="decimal"/>
      <w:lvlText w:val="%7."/>
      <w:lvlJc w:val="left"/>
      <w:pPr>
        <w:ind w:left="5363" w:hanging="360"/>
      </w:pPr>
    </w:lvl>
    <w:lvl w:ilvl="7" w:tplc="04090019" w:tentative="1">
      <w:start w:val="1"/>
      <w:numFmt w:val="lowerLetter"/>
      <w:lvlText w:val="%8."/>
      <w:lvlJc w:val="left"/>
      <w:pPr>
        <w:ind w:left="6083" w:hanging="360"/>
      </w:pPr>
    </w:lvl>
    <w:lvl w:ilvl="8" w:tplc="0409001B" w:tentative="1">
      <w:start w:val="1"/>
      <w:numFmt w:val="lowerRoman"/>
      <w:lvlText w:val="%9."/>
      <w:lvlJc w:val="right"/>
      <w:pPr>
        <w:ind w:left="6803" w:hanging="180"/>
      </w:pPr>
    </w:lvl>
  </w:abstractNum>
  <w:abstractNum w:abstractNumId="2" w15:restartNumberingAfterBreak="0">
    <w:nsid w:val="06C976C7"/>
    <w:multiLevelType w:val="hybridMultilevel"/>
    <w:tmpl w:val="F85447E2"/>
    <w:lvl w:ilvl="0" w:tplc="19EA992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A38773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1080CE8">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B8444FE">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A7223B2">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84E38F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3A0C7C8">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44716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8C0C5B2">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B446AB2"/>
    <w:multiLevelType w:val="hybridMultilevel"/>
    <w:tmpl w:val="FD4CDA5C"/>
    <w:lvl w:ilvl="0" w:tplc="8BF0E6C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B0CEB20">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9BA6670">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594CAA8">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59C0CF6">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9F645E4">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2B43038">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8901448">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14E260E">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C333379"/>
    <w:multiLevelType w:val="hybridMultilevel"/>
    <w:tmpl w:val="CF34883A"/>
    <w:lvl w:ilvl="0" w:tplc="A1885412">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232A098">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A04E3E6">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2BE67EC">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672D67A">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4ECBDB0">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1FCDE4E">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9C6D568">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8AA024">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C391689"/>
    <w:multiLevelType w:val="hybridMultilevel"/>
    <w:tmpl w:val="7C30BE76"/>
    <w:lvl w:ilvl="0" w:tplc="4686194E">
      <w:start w:val="1"/>
      <w:numFmt w:val="bullet"/>
      <w:lvlText w:val="–"/>
      <w:lvlJc w:val="left"/>
      <w:pPr>
        <w:ind w:left="9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53642D6">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B1E8F26">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E18F03E">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E04D32E">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C9A908A">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EEA39C0">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9369DA6">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7749832">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DC55F63"/>
    <w:multiLevelType w:val="multilevel"/>
    <w:tmpl w:val="52BE9922"/>
    <w:lvl w:ilvl="0">
      <w:start w:val="1"/>
      <w:numFmt w:val="decimal"/>
      <w:pStyle w:val="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pStyle w:val="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pStyle w:val="3"/>
      <w:lvlText w:val="%1.%2.%3"/>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7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4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3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0F8879F5"/>
    <w:multiLevelType w:val="hybridMultilevel"/>
    <w:tmpl w:val="E24ACD4A"/>
    <w:lvl w:ilvl="0" w:tplc="0FCC781E">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FE0C630">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1B8A40C">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834BEC6">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17465F8">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60C5F8E">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DF09A0E">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09893C0">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6D8B4D2">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40D6F86"/>
    <w:multiLevelType w:val="hybridMultilevel"/>
    <w:tmpl w:val="72A6CB4C"/>
    <w:lvl w:ilvl="0" w:tplc="A8B0F7F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A46B15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A6631B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A9C863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4ECA7E6">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5A6DF30">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D52891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4CAB25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0C4ECF6">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44262F2"/>
    <w:multiLevelType w:val="hybridMultilevel"/>
    <w:tmpl w:val="529C7A1A"/>
    <w:lvl w:ilvl="0" w:tplc="DEC6DF6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C16D0A0">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094ED6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E80A9B4">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EAEA0EE">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8CE3F18">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43CAFD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6D0AC50">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158853C">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182D280A"/>
    <w:multiLevelType w:val="hybridMultilevel"/>
    <w:tmpl w:val="9C2E0D16"/>
    <w:lvl w:ilvl="0" w:tplc="897E47FE">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1D49B38">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32001FC">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82AE70">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B105540">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BC45352">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DCE648E">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3646AD8">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F9E6766">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19F61CB4"/>
    <w:multiLevelType w:val="hybridMultilevel"/>
    <w:tmpl w:val="D460264A"/>
    <w:lvl w:ilvl="0" w:tplc="5946418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F068E0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C5AF7E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552135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85C144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320604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CE0531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004B324">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7E88C6A">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1DFC11D4"/>
    <w:multiLevelType w:val="hybridMultilevel"/>
    <w:tmpl w:val="577CB2A8"/>
    <w:lvl w:ilvl="0" w:tplc="48A0999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3A69ED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96E825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0F4827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1E41EC4">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BBE8AC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00CEE20">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A3AA2C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8AE7F38">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20CD08E6"/>
    <w:multiLevelType w:val="hybridMultilevel"/>
    <w:tmpl w:val="002E3542"/>
    <w:lvl w:ilvl="0" w:tplc="7F2C256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B14EC5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3FC7D6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F9A001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36CBF7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F2E77D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848ECA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BA3324">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DD6DEC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27BD2E22"/>
    <w:multiLevelType w:val="hybridMultilevel"/>
    <w:tmpl w:val="14E63DF6"/>
    <w:lvl w:ilvl="0" w:tplc="02AA8538">
      <w:start w:val="1"/>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8480B2B"/>
    <w:multiLevelType w:val="hybridMultilevel"/>
    <w:tmpl w:val="1EFAAA78"/>
    <w:lvl w:ilvl="0" w:tplc="7318C39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60E295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9145DC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0549A84">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EF4DF42">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61464B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F96239E">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59A1D1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5D6FB2E">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29276A83"/>
    <w:multiLevelType w:val="hybridMultilevel"/>
    <w:tmpl w:val="FC40A98E"/>
    <w:lvl w:ilvl="0" w:tplc="3D6CAB6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14AEEB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FE66B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1E63AC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7C27DA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46ABCE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C6C9A9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D484CC0">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32A821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2B1627EB"/>
    <w:multiLevelType w:val="hybridMultilevel"/>
    <w:tmpl w:val="2BB875E8"/>
    <w:lvl w:ilvl="0" w:tplc="A92EF144">
      <w:start w:val="1"/>
      <w:numFmt w:val="bullet"/>
      <w:lvlText w:val="–"/>
      <w:lvlJc w:val="left"/>
      <w:pPr>
        <w:ind w:left="9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C1C3BB0">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6D488C2">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A369DF8">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B2AB06">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4D89340">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5FE057A">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7CE5AD0">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F84F49A">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2BE36BE8"/>
    <w:multiLevelType w:val="multilevel"/>
    <w:tmpl w:val="DAA0E360"/>
    <w:lvl w:ilvl="0">
      <w:start w:val="1"/>
      <w:numFmt w:val="decimal"/>
      <w:lvlText w:val="%1"/>
      <w:lvlJc w:val="left"/>
      <w:pPr>
        <w:ind w:left="420" w:hanging="420"/>
      </w:pPr>
      <w:rPr>
        <w:rFonts w:hint="default"/>
      </w:rPr>
    </w:lvl>
    <w:lvl w:ilvl="1">
      <w:start w:val="1"/>
      <w:numFmt w:val="decimal"/>
      <w:lvlText w:val="%1.%2"/>
      <w:lvlJc w:val="left"/>
      <w:pPr>
        <w:ind w:left="1103" w:hanging="420"/>
      </w:pPr>
      <w:rPr>
        <w:rFonts w:hint="default"/>
      </w:rPr>
    </w:lvl>
    <w:lvl w:ilvl="2">
      <w:start w:val="1"/>
      <w:numFmt w:val="decimal"/>
      <w:lvlText w:val="%1.%2.%3"/>
      <w:lvlJc w:val="left"/>
      <w:pPr>
        <w:ind w:left="2086" w:hanging="720"/>
      </w:pPr>
      <w:rPr>
        <w:rFonts w:hint="default"/>
      </w:rPr>
    </w:lvl>
    <w:lvl w:ilvl="3">
      <w:start w:val="1"/>
      <w:numFmt w:val="decimal"/>
      <w:lvlText w:val="%1.%2.%3.%4"/>
      <w:lvlJc w:val="left"/>
      <w:pPr>
        <w:ind w:left="3129" w:hanging="1080"/>
      </w:pPr>
      <w:rPr>
        <w:rFonts w:hint="default"/>
      </w:rPr>
    </w:lvl>
    <w:lvl w:ilvl="4">
      <w:start w:val="1"/>
      <w:numFmt w:val="decimal"/>
      <w:lvlText w:val="%1.%2.%3.%4.%5"/>
      <w:lvlJc w:val="left"/>
      <w:pPr>
        <w:ind w:left="3812" w:hanging="1080"/>
      </w:pPr>
      <w:rPr>
        <w:rFonts w:hint="default"/>
      </w:rPr>
    </w:lvl>
    <w:lvl w:ilvl="5">
      <w:start w:val="1"/>
      <w:numFmt w:val="decimal"/>
      <w:lvlText w:val="%1.%2.%3.%4.%5.%6"/>
      <w:lvlJc w:val="left"/>
      <w:pPr>
        <w:ind w:left="4855" w:hanging="1440"/>
      </w:pPr>
      <w:rPr>
        <w:rFonts w:hint="default"/>
      </w:rPr>
    </w:lvl>
    <w:lvl w:ilvl="6">
      <w:start w:val="1"/>
      <w:numFmt w:val="decimal"/>
      <w:lvlText w:val="%1.%2.%3.%4.%5.%6.%7"/>
      <w:lvlJc w:val="left"/>
      <w:pPr>
        <w:ind w:left="5538" w:hanging="1440"/>
      </w:pPr>
      <w:rPr>
        <w:rFonts w:hint="default"/>
      </w:rPr>
    </w:lvl>
    <w:lvl w:ilvl="7">
      <w:start w:val="1"/>
      <w:numFmt w:val="decimal"/>
      <w:lvlText w:val="%1.%2.%3.%4.%5.%6.%7.%8"/>
      <w:lvlJc w:val="left"/>
      <w:pPr>
        <w:ind w:left="6581" w:hanging="1800"/>
      </w:pPr>
      <w:rPr>
        <w:rFonts w:hint="default"/>
      </w:rPr>
    </w:lvl>
    <w:lvl w:ilvl="8">
      <w:start w:val="1"/>
      <w:numFmt w:val="decimal"/>
      <w:lvlText w:val="%1.%2.%3.%4.%5.%6.%7.%8.%9"/>
      <w:lvlJc w:val="left"/>
      <w:pPr>
        <w:ind w:left="7624" w:hanging="2160"/>
      </w:pPr>
      <w:rPr>
        <w:rFonts w:hint="default"/>
      </w:rPr>
    </w:lvl>
  </w:abstractNum>
  <w:abstractNum w:abstractNumId="19" w15:restartNumberingAfterBreak="0">
    <w:nsid w:val="2CE346B1"/>
    <w:multiLevelType w:val="hybridMultilevel"/>
    <w:tmpl w:val="6C601D0A"/>
    <w:lvl w:ilvl="0" w:tplc="538C966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F96BF4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8E8F8A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102563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F7A04EE">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2203EF2">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5CE9760">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3BCE698">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41847DE">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2F7E27A0"/>
    <w:multiLevelType w:val="hybridMultilevel"/>
    <w:tmpl w:val="9B603F76"/>
    <w:lvl w:ilvl="0" w:tplc="2244D4D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DCC6AF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59AF07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374B4BA">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37E333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2BAFFD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2346ECE">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8D0DCA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4C8E62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376A208D"/>
    <w:multiLevelType w:val="hybridMultilevel"/>
    <w:tmpl w:val="FFA4E18C"/>
    <w:lvl w:ilvl="0" w:tplc="51CC918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16447A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4300E20">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238C71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90CD48E">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704D84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73CE0B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89C5B4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34CCDA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38600AF2"/>
    <w:multiLevelType w:val="hybridMultilevel"/>
    <w:tmpl w:val="0FE0600A"/>
    <w:lvl w:ilvl="0" w:tplc="EB5CA968">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F1A7CEC">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3261E24">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BF69210">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2828CFE">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4464FC4">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F989760">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C3813A2">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2761F44">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3AB868D1"/>
    <w:multiLevelType w:val="hybridMultilevel"/>
    <w:tmpl w:val="DD12747A"/>
    <w:lvl w:ilvl="0" w:tplc="F4608A0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FF0FA4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0C4738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99A4AC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E8A2F64">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0083B24">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3107C48">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6AC103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1002AE6">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3C9847BB"/>
    <w:multiLevelType w:val="hybridMultilevel"/>
    <w:tmpl w:val="12245668"/>
    <w:lvl w:ilvl="0" w:tplc="69569246">
      <w:start w:val="1"/>
      <w:numFmt w:val="bullet"/>
      <w:lvlText w:val="–"/>
      <w:lvlJc w:val="left"/>
      <w:pPr>
        <w:ind w:left="9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822F0AC">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7A48218">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4D62082">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31AF632">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A8F698">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E76404E">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4A4173A">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C42E0D2">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410C2D17"/>
    <w:multiLevelType w:val="hybridMultilevel"/>
    <w:tmpl w:val="07E8B6BA"/>
    <w:lvl w:ilvl="0" w:tplc="86142FE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14C2B26">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74C052C">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D90C81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EA48502">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0B0ABB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49AB99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72C6E0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3F014A6">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41D71133"/>
    <w:multiLevelType w:val="hybridMultilevel"/>
    <w:tmpl w:val="0EF2A998"/>
    <w:lvl w:ilvl="0" w:tplc="A06E2CB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43C029A">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072FC6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0A45F08">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C98FB7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AA88BC0">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F427138">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F2C021E">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752DDA6">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44B046B3"/>
    <w:multiLevelType w:val="hybridMultilevel"/>
    <w:tmpl w:val="02B8C784"/>
    <w:lvl w:ilvl="0" w:tplc="BFA6E39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3D20F4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57AD4A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54E6D0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A72DC1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4C66BF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9C45F1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1CEBA00">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2BAD3A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459F2442"/>
    <w:multiLevelType w:val="hybridMultilevel"/>
    <w:tmpl w:val="5156A16A"/>
    <w:lvl w:ilvl="0" w:tplc="D7F20BA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3380C3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4E648A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CB69B7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C7AB28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DF45A60">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7C262F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F00820">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8EA4A76">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4CE10C5F"/>
    <w:multiLevelType w:val="hybridMultilevel"/>
    <w:tmpl w:val="8F24DAE6"/>
    <w:lvl w:ilvl="0" w:tplc="3CCA5A2E">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AF20402">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81854AE">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6309BBC">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9342DA2">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BA23EDC">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3ADB72">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05A46CE">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602E216">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4D81156E"/>
    <w:multiLevelType w:val="hybridMultilevel"/>
    <w:tmpl w:val="ACF2335E"/>
    <w:lvl w:ilvl="0" w:tplc="FD262B5C">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04A48CE">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47AF146">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C6C5C7A">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1CEDA14">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046F4B0">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A5E7AF4">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9F43B5E">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CA7DC2">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4DB617C2"/>
    <w:multiLevelType w:val="hybridMultilevel"/>
    <w:tmpl w:val="521672F8"/>
    <w:lvl w:ilvl="0" w:tplc="07D2637E">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CB63C76">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DD854F8">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266B27E">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698D75A">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42AF90">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A10A602">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D7C4CB0">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641EA4">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4DD0634D"/>
    <w:multiLevelType w:val="hybridMultilevel"/>
    <w:tmpl w:val="AF327FFA"/>
    <w:lvl w:ilvl="0" w:tplc="343AF9B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57C7D68">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39E8B5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6A2793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14A782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E28C27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E7E289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E9264F4">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1AD6A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588C3AB5"/>
    <w:multiLevelType w:val="hybridMultilevel"/>
    <w:tmpl w:val="0748BF88"/>
    <w:lvl w:ilvl="0" w:tplc="3716AC4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06E0DCA">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7547118">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54A339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DFE511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E509FF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FDC9CE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374B31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864903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595E2572"/>
    <w:multiLevelType w:val="hybridMultilevel"/>
    <w:tmpl w:val="73E466CE"/>
    <w:lvl w:ilvl="0" w:tplc="8D3E091C">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A6C5C8">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4CCB7E0">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91ABB68">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CFE6A5E">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0AE9394">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2822E38">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6EC406E">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DC0F09A">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5DD62CBF"/>
    <w:multiLevelType w:val="hybridMultilevel"/>
    <w:tmpl w:val="B3101E2E"/>
    <w:lvl w:ilvl="0" w:tplc="27042A74">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724027C">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AB66BEA">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C3A2C8C">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D7CF798">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5C4F1FC">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E1C7BE0">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05EB4E2">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6BEF39A">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614B43A7"/>
    <w:multiLevelType w:val="hybridMultilevel"/>
    <w:tmpl w:val="52F86FCE"/>
    <w:lvl w:ilvl="0" w:tplc="9F46DFF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41A7F3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A26F0E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5481174">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BE8DDB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D6A647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07C7F0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376599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27C44B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6403144D"/>
    <w:multiLevelType w:val="hybridMultilevel"/>
    <w:tmpl w:val="167CE17E"/>
    <w:lvl w:ilvl="0" w:tplc="58EA874E">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348AB90">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B1282A2">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0887680">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D181D5C">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930ABAC">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EEA6008">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B12B864">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97092EA">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64BD0359"/>
    <w:multiLevelType w:val="hybridMultilevel"/>
    <w:tmpl w:val="47EA5328"/>
    <w:lvl w:ilvl="0" w:tplc="9CBC3F3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0F22CF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68ECF48">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6F69B08">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E5CC3D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31C69C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D2C35B2">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1DC25E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E3CDC2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6898569B"/>
    <w:multiLevelType w:val="hybridMultilevel"/>
    <w:tmpl w:val="82DE0A86"/>
    <w:lvl w:ilvl="0" w:tplc="0538A3DE">
      <w:start w:val="1"/>
      <w:numFmt w:val="bullet"/>
      <w:lvlText w:val="–"/>
      <w:lvlJc w:val="left"/>
      <w:pPr>
        <w:ind w:left="9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91C298E">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F0E1DCA">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7B8E7C4">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1D07498">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6CE3C00">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250B502">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EDE92B4">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6A0D1FE">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69454230"/>
    <w:multiLevelType w:val="hybridMultilevel"/>
    <w:tmpl w:val="CA526AB6"/>
    <w:lvl w:ilvl="0" w:tplc="2618C20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37018CA">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804EA8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420CA8">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542C32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92E4B32">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6085528">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BE87C3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5F8742E">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6B306441"/>
    <w:multiLevelType w:val="hybridMultilevel"/>
    <w:tmpl w:val="016CC772"/>
    <w:lvl w:ilvl="0" w:tplc="963C044A">
      <w:start w:val="2"/>
      <w:numFmt w:val="decimal"/>
      <w:lvlText w:val="%1"/>
      <w:lvlJc w:val="left"/>
      <w:pPr>
        <w:ind w:left="1058" w:hanging="360"/>
      </w:pPr>
      <w:rPr>
        <w:rFonts w:hint="default"/>
      </w:rPr>
    </w:lvl>
    <w:lvl w:ilvl="1" w:tplc="04090019" w:tentative="1">
      <w:start w:val="1"/>
      <w:numFmt w:val="lowerLetter"/>
      <w:lvlText w:val="%2."/>
      <w:lvlJc w:val="left"/>
      <w:pPr>
        <w:ind w:left="1778" w:hanging="360"/>
      </w:pPr>
    </w:lvl>
    <w:lvl w:ilvl="2" w:tplc="0409001B" w:tentative="1">
      <w:start w:val="1"/>
      <w:numFmt w:val="lowerRoman"/>
      <w:lvlText w:val="%3."/>
      <w:lvlJc w:val="righ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42" w15:restartNumberingAfterBreak="0">
    <w:nsid w:val="6BE635DB"/>
    <w:multiLevelType w:val="hybridMultilevel"/>
    <w:tmpl w:val="9ED60DE2"/>
    <w:lvl w:ilvl="0" w:tplc="DD88508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896F19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E8896CC">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780835A">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EAC1EC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822030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44CFB66">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D7A1A4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8ECDB0C">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6EFA4C83"/>
    <w:multiLevelType w:val="hybridMultilevel"/>
    <w:tmpl w:val="49E075C0"/>
    <w:lvl w:ilvl="0" w:tplc="E15C20BC">
      <w:start w:val="2"/>
      <w:numFmt w:val="decimal"/>
      <w:lvlText w:val="%1"/>
      <w:lvlJc w:val="left"/>
      <w:pPr>
        <w:ind w:left="1058" w:hanging="360"/>
      </w:pPr>
      <w:rPr>
        <w:rFonts w:hint="default"/>
      </w:rPr>
    </w:lvl>
    <w:lvl w:ilvl="1" w:tplc="04090019" w:tentative="1">
      <w:start w:val="1"/>
      <w:numFmt w:val="lowerLetter"/>
      <w:lvlText w:val="%2."/>
      <w:lvlJc w:val="left"/>
      <w:pPr>
        <w:ind w:left="1778" w:hanging="360"/>
      </w:pPr>
    </w:lvl>
    <w:lvl w:ilvl="2" w:tplc="0409001B" w:tentative="1">
      <w:start w:val="1"/>
      <w:numFmt w:val="lowerRoman"/>
      <w:lvlText w:val="%3."/>
      <w:lvlJc w:val="righ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44" w15:restartNumberingAfterBreak="0">
    <w:nsid w:val="6F2E19E2"/>
    <w:multiLevelType w:val="hybridMultilevel"/>
    <w:tmpl w:val="58540CCC"/>
    <w:lvl w:ilvl="0" w:tplc="31085ABA">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214CAE6">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702D822">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F821DFC">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39CA050">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24E151A">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FC68D66">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9CA61C0">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0A8E6B2">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6F3B0ACC"/>
    <w:multiLevelType w:val="hybridMultilevel"/>
    <w:tmpl w:val="AD565912"/>
    <w:lvl w:ilvl="0" w:tplc="98D8321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0408426">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8C29C4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FC0FC5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5DCAF24">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78E97B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E16988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D9E5BE4">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E82855E">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6" w15:restartNumberingAfterBreak="0">
    <w:nsid w:val="70C51076"/>
    <w:multiLevelType w:val="hybridMultilevel"/>
    <w:tmpl w:val="722EE804"/>
    <w:lvl w:ilvl="0" w:tplc="72BC05C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AE6AF1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71AA67C">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8E649B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C009B5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D80742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BE82BF0">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402CB8C">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C2208FC">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7" w15:restartNumberingAfterBreak="0">
    <w:nsid w:val="71226CBA"/>
    <w:multiLevelType w:val="hybridMultilevel"/>
    <w:tmpl w:val="F45E5638"/>
    <w:lvl w:ilvl="0" w:tplc="38AA552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37028AA">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6EEBCA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13A862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BFAD01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4B06D3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F283116">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3DEED08">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562700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8" w15:restartNumberingAfterBreak="0">
    <w:nsid w:val="72C7166C"/>
    <w:multiLevelType w:val="hybridMultilevel"/>
    <w:tmpl w:val="9E0A8A06"/>
    <w:lvl w:ilvl="0" w:tplc="B292FA5C">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EFA4DCC">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F96FF90">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C06213A">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3608DF2">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C849D88">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506B4C">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ACEA1C2">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68CF564">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9" w15:restartNumberingAfterBreak="0">
    <w:nsid w:val="7340283B"/>
    <w:multiLevelType w:val="hybridMultilevel"/>
    <w:tmpl w:val="43D0E72E"/>
    <w:lvl w:ilvl="0" w:tplc="918E9F26">
      <w:start w:val="2"/>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D44C948">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3AC1A3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3986578">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CA4B38E">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C1A0EC4">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AD61652">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23A0D2C">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132527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0" w15:restartNumberingAfterBreak="0">
    <w:nsid w:val="7893786A"/>
    <w:multiLevelType w:val="hybridMultilevel"/>
    <w:tmpl w:val="9B02439A"/>
    <w:lvl w:ilvl="0" w:tplc="CEFA024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3D644D0">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D6E32F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C12B8D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4260F94">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B8C3E80">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F44B31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310BB2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854495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1" w15:restartNumberingAfterBreak="0">
    <w:nsid w:val="7A0C687F"/>
    <w:multiLevelType w:val="hybridMultilevel"/>
    <w:tmpl w:val="2DFA3574"/>
    <w:lvl w:ilvl="0" w:tplc="35ECF728">
      <w:start w:val="6"/>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7D61096">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DF6F96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E3E9CAA">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23EB91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CFC8342">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A1AB10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678B7E8">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D52EF7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2" w15:restartNumberingAfterBreak="0">
    <w:nsid w:val="7D393ED1"/>
    <w:multiLevelType w:val="hybridMultilevel"/>
    <w:tmpl w:val="40766A86"/>
    <w:lvl w:ilvl="0" w:tplc="246C9E28">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CA4E7A4">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56241AE">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6304D92">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9ACC4E4">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4766712">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8D274BA">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794B908">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CCC4A58">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3" w15:restartNumberingAfterBreak="0">
    <w:nsid w:val="7DBB4F7C"/>
    <w:multiLevelType w:val="hybridMultilevel"/>
    <w:tmpl w:val="12D266D6"/>
    <w:lvl w:ilvl="0" w:tplc="8FD66C06">
      <w:start w:val="1"/>
      <w:numFmt w:val="bullet"/>
      <w:lvlText w:val="–"/>
      <w:lvlJc w:val="left"/>
      <w:pPr>
        <w:ind w:left="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0A4340E">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1843AFA">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EF00DB4">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558CBA4">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91E1DA2">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B84BB2A">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E32BB5E">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77002A6">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4" w15:restartNumberingAfterBreak="0">
    <w:nsid w:val="7E7A62B9"/>
    <w:multiLevelType w:val="hybridMultilevel"/>
    <w:tmpl w:val="541AD7E2"/>
    <w:lvl w:ilvl="0" w:tplc="A4F86262">
      <w:start w:val="1"/>
      <w:numFmt w:val="bullet"/>
      <w:lvlText w:val="–"/>
      <w:lvlJc w:val="left"/>
      <w:pPr>
        <w:ind w:left="9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E22583A">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6781996">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35270F2">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9D2394E">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ACE7F2C">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18A1482">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F2430B2">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1487522">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5" w15:restartNumberingAfterBreak="0">
    <w:nsid w:val="7E7C2C2A"/>
    <w:multiLevelType w:val="hybridMultilevel"/>
    <w:tmpl w:val="E8D016C8"/>
    <w:lvl w:ilvl="0" w:tplc="6FA469E8">
      <w:start w:val="3"/>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FB07DC6">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6684C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89A9FB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114B36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46CA038">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28832E8">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4309E0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E07D56">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6" w15:restartNumberingAfterBreak="0">
    <w:nsid w:val="7F2C7E82"/>
    <w:multiLevelType w:val="hybridMultilevel"/>
    <w:tmpl w:val="19C2683E"/>
    <w:lvl w:ilvl="0" w:tplc="8530068C">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74E47F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86C661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9A2C62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884C3C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3488D3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1AC2FD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DFCA5A4">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D625302">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008409542">
    <w:abstractNumId w:val="8"/>
  </w:num>
  <w:num w:numId="2" w16cid:durableId="753670755">
    <w:abstractNumId w:val="2"/>
  </w:num>
  <w:num w:numId="3" w16cid:durableId="583874668">
    <w:abstractNumId w:val="9"/>
  </w:num>
  <w:num w:numId="4" w16cid:durableId="1773083810">
    <w:abstractNumId w:val="45"/>
  </w:num>
  <w:num w:numId="5" w16cid:durableId="1459379125">
    <w:abstractNumId w:val="40"/>
  </w:num>
  <w:num w:numId="6" w16cid:durableId="1227257377">
    <w:abstractNumId w:val="12"/>
  </w:num>
  <w:num w:numId="7" w16cid:durableId="1208641237">
    <w:abstractNumId w:val="36"/>
  </w:num>
  <w:num w:numId="8" w16cid:durableId="657878448">
    <w:abstractNumId w:val="27"/>
  </w:num>
  <w:num w:numId="9" w16cid:durableId="1627274272">
    <w:abstractNumId w:val="47"/>
  </w:num>
  <w:num w:numId="10" w16cid:durableId="1230312743">
    <w:abstractNumId w:val="26"/>
  </w:num>
  <w:num w:numId="11" w16cid:durableId="437146690">
    <w:abstractNumId w:val="11"/>
  </w:num>
  <w:num w:numId="12" w16cid:durableId="1709407777">
    <w:abstractNumId w:val="42"/>
  </w:num>
  <w:num w:numId="13" w16cid:durableId="1565488381">
    <w:abstractNumId w:val="38"/>
  </w:num>
  <w:num w:numId="14" w16cid:durableId="109975380">
    <w:abstractNumId w:val="19"/>
  </w:num>
  <w:num w:numId="15" w16cid:durableId="447437318">
    <w:abstractNumId w:val="56"/>
  </w:num>
  <w:num w:numId="16" w16cid:durableId="743264966">
    <w:abstractNumId w:val="16"/>
  </w:num>
  <w:num w:numId="17" w16cid:durableId="826820125">
    <w:abstractNumId w:val="28"/>
  </w:num>
  <w:num w:numId="18" w16cid:durableId="518472760">
    <w:abstractNumId w:val="20"/>
  </w:num>
  <w:num w:numId="19" w16cid:durableId="726147318">
    <w:abstractNumId w:val="25"/>
  </w:num>
  <w:num w:numId="20" w16cid:durableId="347759596">
    <w:abstractNumId w:val="32"/>
  </w:num>
  <w:num w:numId="21" w16cid:durableId="72512961">
    <w:abstractNumId w:val="46"/>
  </w:num>
  <w:num w:numId="22" w16cid:durableId="344017006">
    <w:abstractNumId w:val="31"/>
  </w:num>
  <w:num w:numId="23" w16cid:durableId="1032733048">
    <w:abstractNumId w:val="3"/>
  </w:num>
  <w:num w:numId="24" w16cid:durableId="1956936320">
    <w:abstractNumId w:val="48"/>
  </w:num>
  <w:num w:numId="25" w16cid:durableId="831600833">
    <w:abstractNumId w:val="5"/>
  </w:num>
  <w:num w:numId="26" w16cid:durableId="373846235">
    <w:abstractNumId w:val="22"/>
  </w:num>
  <w:num w:numId="27" w16cid:durableId="841893585">
    <w:abstractNumId w:val="35"/>
  </w:num>
  <w:num w:numId="28" w16cid:durableId="1101560317">
    <w:abstractNumId w:val="17"/>
  </w:num>
  <w:num w:numId="29" w16cid:durableId="1520118681">
    <w:abstractNumId w:val="7"/>
  </w:num>
  <w:num w:numId="30" w16cid:durableId="1552379367">
    <w:abstractNumId w:val="52"/>
  </w:num>
  <w:num w:numId="31" w16cid:durableId="1268735206">
    <w:abstractNumId w:val="34"/>
  </w:num>
  <w:num w:numId="32" w16cid:durableId="1227373562">
    <w:abstractNumId w:val="37"/>
  </w:num>
  <w:num w:numId="33" w16cid:durableId="1033459657">
    <w:abstractNumId w:val="30"/>
  </w:num>
  <w:num w:numId="34" w16cid:durableId="1084760217">
    <w:abstractNumId w:val="53"/>
  </w:num>
  <w:num w:numId="35" w16cid:durableId="1536653580">
    <w:abstractNumId w:val="24"/>
  </w:num>
  <w:num w:numId="36" w16cid:durableId="530609057">
    <w:abstractNumId w:val="29"/>
  </w:num>
  <w:num w:numId="37" w16cid:durableId="1424758721">
    <w:abstractNumId w:val="39"/>
  </w:num>
  <w:num w:numId="38" w16cid:durableId="932057341">
    <w:abstractNumId w:val="54"/>
  </w:num>
  <w:num w:numId="39" w16cid:durableId="22555354">
    <w:abstractNumId w:val="10"/>
  </w:num>
  <w:num w:numId="40" w16cid:durableId="1169633069">
    <w:abstractNumId w:val="44"/>
  </w:num>
  <w:num w:numId="41" w16cid:durableId="1871645322">
    <w:abstractNumId w:val="4"/>
  </w:num>
  <w:num w:numId="42" w16cid:durableId="609169236">
    <w:abstractNumId w:val="23"/>
  </w:num>
  <w:num w:numId="43" w16cid:durableId="1328166661">
    <w:abstractNumId w:val="13"/>
  </w:num>
  <w:num w:numId="44" w16cid:durableId="550850398">
    <w:abstractNumId w:val="33"/>
  </w:num>
  <w:num w:numId="45" w16cid:durableId="193152564">
    <w:abstractNumId w:val="21"/>
  </w:num>
  <w:num w:numId="46" w16cid:durableId="1112435985">
    <w:abstractNumId w:val="50"/>
  </w:num>
  <w:num w:numId="47" w16cid:durableId="1390376671">
    <w:abstractNumId w:val="15"/>
  </w:num>
  <w:num w:numId="48" w16cid:durableId="196554070">
    <w:abstractNumId w:val="49"/>
  </w:num>
  <w:num w:numId="49" w16cid:durableId="1201161273">
    <w:abstractNumId w:val="55"/>
  </w:num>
  <w:num w:numId="50" w16cid:durableId="212815233">
    <w:abstractNumId w:val="51"/>
  </w:num>
  <w:num w:numId="51" w16cid:durableId="814570221">
    <w:abstractNumId w:val="6"/>
  </w:num>
  <w:num w:numId="52" w16cid:durableId="523638076">
    <w:abstractNumId w:val="1"/>
  </w:num>
  <w:num w:numId="53" w16cid:durableId="411203810">
    <w:abstractNumId w:val="41"/>
  </w:num>
  <w:num w:numId="54" w16cid:durableId="801338891">
    <w:abstractNumId w:val="18"/>
  </w:num>
  <w:num w:numId="55" w16cid:durableId="2070759177">
    <w:abstractNumId w:val="43"/>
  </w:num>
  <w:num w:numId="56" w16cid:durableId="623314403">
    <w:abstractNumId w:val="0"/>
  </w:num>
  <w:num w:numId="57" w16cid:durableId="782311465">
    <w:abstractNumId w:val="14"/>
  </w:num>
  <w:num w:numId="58" w16cid:durableId="1486117930">
    <w:abstractNumId w:val="6"/>
  </w:num>
  <w:num w:numId="59" w16cid:durableId="682779912">
    <w:abstractNumId w:val="6"/>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ita">
    <w15:presenceInfo w15:providerId="None" w15:userId="Nikit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21A"/>
    <w:rsid w:val="0003580D"/>
    <w:rsid w:val="00086852"/>
    <w:rsid w:val="000A38B7"/>
    <w:rsid w:val="000B4155"/>
    <w:rsid w:val="00125A42"/>
    <w:rsid w:val="00190307"/>
    <w:rsid w:val="002639C2"/>
    <w:rsid w:val="002D23D0"/>
    <w:rsid w:val="00327AB4"/>
    <w:rsid w:val="0036684B"/>
    <w:rsid w:val="00366C76"/>
    <w:rsid w:val="003777FF"/>
    <w:rsid w:val="00380235"/>
    <w:rsid w:val="003916AC"/>
    <w:rsid w:val="00394D8D"/>
    <w:rsid w:val="003A451D"/>
    <w:rsid w:val="003B3CA9"/>
    <w:rsid w:val="003C35AC"/>
    <w:rsid w:val="003D4DEF"/>
    <w:rsid w:val="0047419C"/>
    <w:rsid w:val="004816D7"/>
    <w:rsid w:val="004A038D"/>
    <w:rsid w:val="004E794E"/>
    <w:rsid w:val="005247F3"/>
    <w:rsid w:val="005A13C5"/>
    <w:rsid w:val="005A3106"/>
    <w:rsid w:val="006010A5"/>
    <w:rsid w:val="006A69A3"/>
    <w:rsid w:val="006C121A"/>
    <w:rsid w:val="006C74B4"/>
    <w:rsid w:val="006D1857"/>
    <w:rsid w:val="00702DE4"/>
    <w:rsid w:val="00712832"/>
    <w:rsid w:val="00761B91"/>
    <w:rsid w:val="00763932"/>
    <w:rsid w:val="007A0BFD"/>
    <w:rsid w:val="007E2EA7"/>
    <w:rsid w:val="007F24E3"/>
    <w:rsid w:val="00805AA7"/>
    <w:rsid w:val="00854476"/>
    <w:rsid w:val="00870906"/>
    <w:rsid w:val="008C15C8"/>
    <w:rsid w:val="008F31D4"/>
    <w:rsid w:val="00927D3D"/>
    <w:rsid w:val="00940398"/>
    <w:rsid w:val="009A6A99"/>
    <w:rsid w:val="009F002E"/>
    <w:rsid w:val="00A149BA"/>
    <w:rsid w:val="00AF212B"/>
    <w:rsid w:val="00B304C7"/>
    <w:rsid w:val="00B90800"/>
    <w:rsid w:val="00B913F9"/>
    <w:rsid w:val="00BA38C6"/>
    <w:rsid w:val="00BB0AB2"/>
    <w:rsid w:val="00BB7D63"/>
    <w:rsid w:val="00BF385E"/>
    <w:rsid w:val="00BF5835"/>
    <w:rsid w:val="00C343F4"/>
    <w:rsid w:val="00CE34B9"/>
    <w:rsid w:val="00D50521"/>
    <w:rsid w:val="00DC1110"/>
    <w:rsid w:val="00DD0BC2"/>
    <w:rsid w:val="00E34A90"/>
    <w:rsid w:val="00E636E5"/>
    <w:rsid w:val="00EF45EB"/>
    <w:rsid w:val="00FA3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4E002"/>
  <w15:docId w15:val="{248476E8-07F8-4D43-914B-A9CD54F3C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A451D"/>
    <w:pPr>
      <w:spacing w:after="33" w:line="254" w:lineRule="auto"/>
      <w:ind w:left="1721" w:firstLine="698"/>
      <w:jc w:val="both"/>
    </w:pPr>
    <w:rPr>
      <w:rFonts w:ascii="Times New Roman" w:eastAsia="Times New Roman" w:hAnsi="Times New Roman" w:cs="Times New Roman"/>
      <w:color w:val="000000"/>
      <w:sz w:val="28"/>
      <w:lang w:val="ru-RU" w:eastAsia="ru-RU" w:bidi="ru-RU"/>
    </w:rPr>
  </w:style>
  <w:style w:type="paragraph" w:styleId="1">
    <w:name w:val="heading 1"/>
    <w:next w:val="a0"/>
    <w:link w:val="10"/>
    <w:uiPriority w:val="9"/>
    <w:qFormat/>
    <w:pPr>
      <w:keepNext/>
      <w:keepLines/>
      <w:numPr>
        <w:numId w:val="51"/>
      </w:numPr>
      <w:spacing w:after="0" w:line="271" w:lineRule="auto"/>
      <w:ind w:left="10" w:right="10" w:hanging="10"/>
      <w:jc w:val="center"/>
      <w:outlineLvl w:val="0"/>
    </w:pPr>
    <w:rPr>
      <w:rFonts w:ascii="Times New Roman" w:eastAsia="Times New Roman" w:hAnsi="Times New Roman" w:cs="Times New Roman"/>
      <w:b/>
      <w:color w:val="000000"/>
      <w:sz w:val="32"/>
    </w:rPr>
  </w:style>
  <w:style w:type="paragraph" w:styleId="2">
    <w:name w:val="heading 2"/>
    <w:next w:val="a0"/>
    <w:link w:val="20"/>
    <w:uiPriority w:val="9"/>
    <w:unhideWhenUsed/>
    <w:qFormat/>
    <w:pPr>
      <w:keepNext/>
      <w:keepLines/>
      <w:numPr>
        <w:ilvl w:val="1"/>
        <w:numId w:val="51"/>
      </w:numPr>
      <w:spacing w:after="0" w:line="259" w:lineRule="auto"/>
      <w:ind w:right="897"/>
      <w:outlineLvl w:val="1"/>
    </w:pPr>
    <w:rPr>
      <w:rFonts w:ascii="Times New Roman" w:eastAsia="Times New Roman" w:hAnsi="Times New Roman" w:cs="Times New Roman"/>
      <w:b/>
      <w:color w:val="000000"/>
      <w:sz w:val="28"/>
    </w:rPr>
  </w:style>
  <w:style w:type="paragraph" w:styleId="3">
    <w:name w:val="heading 3"/>
    <w:next w:val="a0"/>
    <w:link w:val="30"/>
    <w:uiPriority w:val="9"/>
    <w:unhideWhenUsed/>
    <w:qFormat/>
    <w:pPr>
      <w:keepNext/>
      <w:keepLines/>
      <w:numPr>
        <w:ilvl w:val="2"/>
        <w:numId w:val="51"/>
      </w:numPr>
      <w:spacing w:after="0" w:line="259" w:lineRule="auto"/>
      <w:ind w:left="10" w:right="897" w:hanging="10"/>
      <w:outlineLvl w:val="2"/>
    </w:pPr>
    <w:rPr>
      <w:rFonts w:ascii="Times New Roman" w:eastAsia="Times New Roman" w:hAnsi="Times New Roman" w:cs="Times New Roman"/>
      <w:b/>
      <w:color w:val="000000"/>
      <w:sz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Заголовок 2 Знак"/>
    <w:link w:val="2"/>
    <w:uiPriority w:val="9"/>
    <w:rPr>
      <w:rFonts w:ascii="Times New Roman" w:eastAsia="Times New Roman" w:hAnsi="Times New Roman" w:cs="Times New Roman"/>
      <w:b/>
      <w:color w:val="000000"/>
      <w:sz w:val="28"/>
    </w:rPr>
  </w:style>
  <w:style w:type="character" w:customStyle="1" w:styleId="10">
    <w:name w:val="Заголовок 1 Знак"/>
    <w:link w:val="1"/>
    <w:uiPriority w:val="9"/>
    <w:rPr>
      <w:rFonts w:ascii="Times New Roman" w:eastAsia="Times New Roman" w:hAnsi="Times New Roman" w:cs="Times New Roman"/>
      <w:b/>
      <w:color w:val="000000"/>
      <w:sz w:val="32"/>
    </w:rPr>
  </w:style>
  <w:style w:type="character" w:customStyle="1" w:styleId="30">
    <w:name w:val="Заголовок 3 Знак"/>
    <w:link w:val="3"/>
    <w:uiPriority w:val="9"/>
    <w:rPr>
      <w:rFonts w:ascii="Times New Roman" w:eastAsia="Times New Roman" w:hAnsi="Times New Roman" w:cs="Times New Roman"/>
      <w:b/>
      <w:color w:val="000000"/>
      <w:sz w:val="28"/>
    </w:rPr>
  </w:style>
  <w:style w:type="paragraph" w:styleId="a4">
    <w:name w:val="List Paragraph"/>
    <w:basedOn w:val="a0"/>
    <w:uiPriority w:val="34"/>
    <w:qFormat/>
    <w:rsid w:val="006C74B4"/>
    <w:pPr>
      <w:ind w:left="720"/>
      <w:contextualSpacing/>
    </w:pPr>
  </w:style>
  <w:style w:type="paragraph" w:styleId="a5">
    <w:name w:val="TOC Heading"/>
    <w:basedOn w:val="1"/>
    <w:next w:val="a0"/>
    <w:uiPriority w:val="39"/>
    <w:unhideWhenUsed/>
    <w:qFormat/>
    <w:rsid w:val="004816D7"/>
    <w:pPr>
      <w:numPr>
        <w:numId w:val="0"/>
      </w:numPr>
      <w:spacing w:before="480" w:line="276" w:lineRule="auto"/>
      <w:ind w:right="0"/>
      <w:jc w:val="left"/>
      <w:outlineLvl w:val="9"/>
    </w:pPr>
    <w:rPr>
      <w:rFonts w:asciiTheme="majorHAnsi" w:eastAsiaTheme="majorEastAsia" w:hAnsiTheme="majorHAnsi" w:cstheme="majorBidi"/>
      <w:bCs/>
      <w:color w:val="2F5496" w:themeColor="accent1" w:themeShade="BF"/>
      <w:kern w:val="0"/>
      <w:sz w:val="28"/>
      <w:szCs w:val="28"/>
      <w14:ligatures w14:val="none"/>
    </w:rPr>
  </w:style>
  <w:style w:type="paragraph" w:styleId="11">
    <w:name w:val="toc 1"/>
    <w:basedOn w:val="a0"/>
    <w:next w:val="a0"/>
    <w:autoRedefine/>
    <w:uiPriority w:val="39"/>
    <w:unhideWhenUsed/>
    <w:rsid w:val="00086852"/>
    <w:pPr>
      <w:tabs>
        <w:tab w:val="right" w:leader="dot" w:pos="9348"/>
      </w:tabs>
      <w:spacing w:after="0" w:line="240" w:lineRule="auto"/>
      <w:ind w:left="0" w:firstLine="0"/>
      <w:jc w:val="left"/>
    </w:pPr>
    <w:rPr>
      <w:rFonts w:asciiTheme="minorHAnsi" w:hAnsiTheme="minorHAnsi" w:cstheme="minorHAnsi"/>
      <w:b/>
      <w:bCs/>
      <w:caps/>
      <w:sz w:val="22"/>
      <w:szCs w:val="22"/>
      <w:u w:val="single"/>
    </w:rPr>
  </w:style>
  <w:style w:type="paragraph" w:styleId="21">
    <w:name w:val="toc 2"/>
    <w:basedOn w:val="a0"/>
    <w:next w:val="a0"/>
    <w:autoRedefine/>
    <w:uiPriority w:val="39"/>
    <w:unhideWhenUsed/>
    <w:rsid w:val="004816D7"/>
    <w:pPr>
      <w:spacing w:after="0"/>
      <w:ind w:left="0" w:firstLine="0"/>
      <w:jc w:val="left"/>
    </w:pPr>
    <w:rPr>
      <w:rFonts w:asciiTheme="minorHAnsi" w:hAnsiTheme="minorHAnsi" w:cstheme="minorHAnsi"/>
      <w:b/>
      <w:bCs/>
      <w:smallCaps/>
      <w:sz w:val="22"/>
      <w:szCs w:val="22"/>
    </w:rPr>
  </w:style>
  <w:style w:type="paragraph" w:styleId="31">
    <w:name w:val="toc 3"/>
    <w:basedOn w:val="a0"/>
    <w:next w:val="a0"/>
    <w:autoRedefine/>
    <w:uiPriority w:val="39"/>
    <w:unhideWhenUsed/>
    <w:rsid w:val="004816D7"/>
    <w:pPr>
      <w:spacing w:after="0"/>
      <w:ind w:left="0" w:firstLine="0"/>
      <w:jc w:val="left"/>
    </w:pPr>
    <w:rPr>
      <w:rFonts w:asciiTheme="minorHAnsi" w:hAnsiTheme="minorHAnsi" w:cstheme="minorHAnsi"/>
      <w:smallCaps/>
      <w:sz w:val="22"/>
      <w:szCs w:val="22"/>
    </w:rPr>
  </w:style>
  <w:style w:type="character" w:styleId="a6">
    <w:name w:val="Hyperlink"/>
    <w:basedOn w:val="a1"/>
    <w:uiPriority w:val="99"/>
    <w:unhideWhenUsed/>
    <w:rsid w:val="004816D7"/>
    <w:rPr>
      <w:color w:val="0563C1" w:themeColor="hyperlink"/>
      <w:u w:val="single"/>
    </w:rPr>
  </w:style>
  <w:style w:type="paragraph" w:styleId="4">
    <w:name w:val="toc 4"/>
    <w:basedOn w:val="a0"/>
    <w:next w:val="a0"/>
    <w:autoRedefine/>
    <w:uiPriority w:val="39"/>
    <w:semiHidden/>
    <w:unhideWhenUsed/>
    <w:rsid w:val="004816D7"/>
    <w:pPr>
      <w:spacing w:after="0"/>
      <w:ind w:left="0" w:firstLine="0"/>
      <w:jc w:val="left"/>
    </w:pPr>
    <w:rPr>
      <w:rFonts w:asciiTheme="minorHAnsi" w:hAnsiTheme="minorHAnsi" w:cstheme="minorHAnsi"/>
      <w:sz w:val="22"/>
      <w:szCs w:val="22"/>
    </w:rPr>
  </w:style>
  <w:style w:type="paragraph" w:styleId="5">
    <w:name w:val="toc 5"/>
    <w:basedOn w:val="a0"/>
    <w:next w:val="a0"/>
    <w:autoRedefine/>
    <w:uiPriority w:val="39"/>
    <w:semiHidden/>
    <w:unhideWhenUsed/>
    <w:rsid w:val="004816D7"/>
    <w:pPr>
      <w:spacing w:after="0"/>
      <w:ind w:left="0" w:firstLine="0"/>
      <w:jc w:val="left"/>
    </w:pPr>
    <w:rPr>
      <w:rFonts w:asciiTheme="minorHAnsi" w:hAnsiTheme="minorHAnsi" w:cstheme="minorHAnsi"/>
      <w:sz w:val="22"/>
      <w:szCs w:val="22"/>
    </w:rPr>
  </w:style>
  <w:style w:type="paragraph" w:styleId="6">
    <w:name w:val="toc 6"/>
    <w:basedOn w:val="a0"/>
    <w:next w:val="a0"/>
    <w:autoRedefine/>
    <w:uiPriority w:val="39"/>
    <w:semiHidden/>
    <w:unhideWhenUsed/>
    <w:rsid w:val="004816D7"/>
    <w:pPr>
      <w:spacing w:after="0"/>
      <w:ind w:left="0" w:firstLine="0"/>
      <w:jc w:val="left"/>
    </w:pPr>
    <w:rPr>
      <w:rFonts w:asciiTheme="minorHAnsi" w:hAnsiTheme="minorHAnsi" w:cstheme="minorHAnsi"/>
      <w:sz w:val="22"/>
      <w:szCs w:val="22"/>
    </w:rPr>
  </w:style>
  <w:style w:type="paragraph" w:styleId="7">
    <w:name w:val="toc 7"/>
    <w:basedOn w:val="a0"/>
    <w:next w:val="a0"/>
    <w:autoRedefine/>
    <w:uiPriority w:val="39"/>
    <w:semiHidden/>
    <w:unhideWhenUsed/>
    <w:rsid w:val="004816D7"/>
    <w:pPr>
      <w:spacing w:after="0"/>
      <w:ind w:left="0" w:firstLine="0"/>
      <w:jc w:val="left"/>
    </w:pPr>
    <w:rPr>
      <w:rFonts w:asciiTheme="minorHAnsi" w:hAnsiTheme="minorHAnsi" w:cstheme="minorHAnsi"/>
      <w:sz w:val="22"/>
      <w:szCs w:val="22"/>
    </w:rPr>
  </w:style>
  <w:style w:type="paragraph" w:styleId="8">
    <w:name w:val="toc 8"/>
    <w:basedOn w:val="a0"/>
    <w:next w:val="a0"/>
    <w:autoRedefine/>
    <w:uiPriority w:val="39"/>
    <w:semiHidden/>
    <w:unhideWhenUsed/>
    <w:rsid w:val="004816D7"/>
    <w:pPr>
      <w:spacing w:after="0"/>
      <w:ind w:left="0" w:firstLine="0"/>
      <w:jc w:val="left"/>
    </w:pPr>
    <w:rPr>
      <w:rFonts w:asciiTheme="minorHAnsi" w:hAnsiTheme="minorHAnsi" w:cstheme="minorHAnsi"/>
      <w:sz w:val="22"/>
      <w:szCs w:val="22"/>
    </w:rPr>
  </w:style>
  <w:style w:type="paragraph" w:styleId="9">
    <w:name w:val="toc 9"/>
    <w:basedOn w:val="a0"/>
    <w:next w:val="a0"/>
    <w:autoRedefine/>
    <w:uiPriority w:val="39"/>
    <w:semiHidden/>
    <w:unhideWhenUsed/>
    <w:rsid w:val="004816D7"/>
    <w:pPr>
      <w:spacing w:after="0"/>
      <w:ind w:left="0" w:firstLine="0"/>
      <w:jc w:val="left"/>
    </w:pPr>
    <w:rPr>
      <w:rFonts w:asciiTheme="minorHAnsi" w:hAnsiTheme="minorHAnsi" w:cstheme="minorHAnsi"/>
      <w:sz w:val="22"/>
      <w:szCs w:val="22"/>
    </w:rPr>
  </w:style>
  <w:style w:type="paragraph" w:styleId="a">
    <w:name w:val="List Bullet"/>
    <w:basedOn w:val="a0"/>
    <w:uiPriority w:val="99"/>
    <w:unhideWhenUsed/>
    <w:rsid w:val="005A13C5"/>
    <w:pPr>
      <w:numPr>
        <w:numId w:val="56"/>
      </w:numPr>
      <w:contextualSpacing/>
    </w:pPr>
  </w:style>
  <w:style w:type="paragraph" w:styleId="HTML">
    <w:name w:val="HTML Preformatted"/>
    <w:basedOn w:val="a0"/>
    <w:link w:val="HTML0"/>
    <w:uiPriority w:val="99"/>
    <w:semiHidden/>
    <w:unhideWhenUsed/>
    <w:rsid w:val="003916AC"/>
    <w:pPr>
      <w:spacing w:after="0" w:line="240" w:lineRule="auto"/>
    </w:pPr>
    <w:rPr>
      <w:rFonts w:ascii="Consolas" w:hAnsi="Consolas"/>
      <w:sz w:val="20"/>
      <w:szCs w:val="20"/>
    </w:rPr>
  </w:style>
  <w:style w:type="character" w:customStyle="1" w:styleId="HTML0">
    <w:name w:val="Стандартный HTML Знак"/>
    <w:basedOn w:val="a1"/>
    <w:link w:val="HTML"/>
    <w:uiPriority w:val="99"/>
    <w:semiHidden/>
    <w:rsid w:val="003916AC"/>
    <w:rPr>
      <w:rFonts w:ascii="Consolas" w:eastAsia="Times New Roman" w:hAnsi="Consolas" w:cs="Times New Roman"/>
      <w:color w:val="000000"/>
      <w:sz w:val="20"/>
      <w:szCs w:val="20"/>
      <w:lang w:val="ru-RU" w:eastAsia="ru-RU" w:bidi="ru-RU"/>
    </w:rPr>
  </w:style>
  <w:style w:type="paragraph" w:styleId="a7">
    <w:name w:val="Revision"/>
    <w:hidden/>
    <w:uiPriority w:val="99"/>
    <w:semiHidden/>
    <w:rsid w:val="005247F3"/>
    <w:pPr>
      <w:spacing w:after="0" w:line="240" w:lineRule="auto"/>
    </w:pPr>
    <w:rPr>
      <w:rFonts w:ascii="Times New Roman" w:eastAsia="Times New Roman" w:hAnsi="Times New Roman" w:cs="Times New Roman"/>
      <w:color w:val="000000"/>
      <w:sz w:val="28"/>
      <w:lang w:val="ru-RU"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F269C-5607-A24D-9556-01295E738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29</Pages>
  <Words>8106</Words>
  <Characters>46206</Characters>
  <Application>Microsoft Office Word</Application>
  <DocSecurity>0</DocSecurity>
  <Lines>385</Lines>
  <Paragraphs>108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Konchik</dc:creator>
  <cp:keywords/>
  <cp:lastModifiedBy>Nikita</cp:lastModifiedBy>
  <cp:revision>23</cp:revision>
  <cp:lastPrinted>2025-11-22T02:18:00Z</cp:lastPrinted>
  <dcterms:created xsi:type="dcterms:W3CDTF">2025-10-27T18:37:00Z</dcterms:created>
  <dcterms:modified xsi:type="dcterms:W3CDTF">2025-11-26T17:27:00Z</dcterms:modified>
</cp:coreProperties>
</file>